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RHeader"/>
        <w:rPr>
          <w:bCs/>
          <w:i/>
          <w:i/>
          <w:color w:val="FF0000"/>
          <w:sz w:val="54"/>
          <w:szCs w:val="54"/>
        </w:rPr>
      </w:pPr>
      <w:r>
        <w:rPr>
          <w:bCs/>
          <w:i/>
          <w:color w:val="FF0000"/>
          <w:sz w:val="54"/>
          <w:szCs w:val="54"/>
        </w:rPr>
      </w:r>
    </w:p>
    <w:p>
      <w:pPr>
        <w:pStyle w:val="BARHeader"/>
        <w:rPr>
          <w:bCs/>
          <w:i/>
          <w:i/>
          <w:color w:val="FF0000"/>
          <w:sz w:val="54"/>
          <w:szCs w:val="54"/>
        </w:rPr>
      </w:pPr>
      <w:r>
        <w:rPr>
          <w:bCs/>
          <w:i/>
          <w:color w:val="FF0000"/>
          <w:sz w:val="54"/>
          <w:szCs w:val="54"/>
        </w:rPr>
      </w:r>
    </w:p>
    <w:p>
      <w:pPr>
        <w:pStyle w:val="BARHeader"/>
        <w:rPr>
          <w:bCs/>
          <w:i/>
          <w:i/>
          <w:color w:val="FF0000"/>
          <w:sz w:val="54"/>
          <w:szCs w:val="54"/>
        </w:rPr>
      </w:pPr>
      <w:r>
        <w:rPr>
          <w:bCs/>
          <w:i/>
          <w:color w:val="FF0000"/>
          <w:sz w:val="54"/>
          <w:szCs w:val="54"/>
        </w:rPr>
      </w:r>
    </w:p>
    <w:p>
      <w:pPr>
        <w:pStyle w:val="BARHeader"/>
        <w:rPr>
          <w:bCs/>
          <w:i/>
          <w:i/>
          <w:color w:val="FF0000"/>
          <w:sz w:val="54"/>
          <w:szCs w:val="54"/>
        </w:rPr>
      </w:pPr>
      <w:r>
        <w:rPr>
          <w:bCs/>
          <w:i/>
          <w:color w:val="FF0000"/>
          <w:sz w:val="54"/>
          <w:szCs w:val="54"/>
        </w:rPr>
      </w:r>
    </w:p>
    <w:p>
      <w:pPr>
        <w:pStyle w:val="BARHeader"/>
        <w:rPr>
          <w:bCs/>
          <w:i/>
          <w:i/>
          <w:color w:val="FF0000"/>
          <w:sz w:val="54"/>
          <w:szCs w:val="54"/>
        </w:rPr>
      </w:pPr>
      <w:r>
        <w:rPr>
          <w:bCs/>
          <w:i/>
          <w:color w:val="FF0000"/>
          <w:sz w:val="54"/>
          <w:szCs w:val="54"/>
        </w:rPr>
      </w:r>
    </w:p>
    <w:p>
      <w:pPr>
        <w:pStyle w:val="BARHeader"/>
        <w:rPr>
          <w:bCs/>
          <w:i/>
          <w:i/>
          <w:color w:val="FF0000"/>
          <w:sz w:val="54"/>
          <w:szCs w:val="54"/>
        </w:rPr>
      </w:pPr>
      <w:r>
        <w:rPr>
          <w:bCs/>
          <w:i/>
          <w:color w:val="FF0000"/>
          <w:sz w:val="54"/>
          <w:szCs w:val="54"/>
        </w:rPr>
      </w:r>
    </w:p>
    <w:p>
      <w:pPr>
        <w:pStyle w:val="BARHeader"/>
        <w:rPr>
          <w:bCs/>
          <w:i/>
          <w:i/>
          <w:color w:val="FF0000"/>
          <w:sz w:val="54"/>
          <w:szCs w:val="54"/>
          <w:lang w:val="fr-CH"/>
        </w:rPr>
      </w:pPr>
      <w:r>
        <w:rPr>
          <w:bCs/>
          <w:i/>
          <w:color w:val="FF0000"/>
          <w:sz w:val="54"/>
          <w:szCs w:val="54"/>
          <w:lang w:val="fr-CH"/>
        </w:rPr>
        <w:t>–––</w:t>
      </w:r>
      <w:r>
        <w:rPr>
          <w:lang w:val="fr-CH"/>
        </w:rPr>
        <w:t xml:space="preserve"> </w:t>
      </w:r>
      <w:r>
        <w:rPr>
          <w:bCs/>
          <w:i/>
          <w:color w:val="FF0000"/>
          <w:sz w:val="54"/>
          <w:szCs w:val="54"/>
          <w:lang w:val="fr-CH"/>
        </w:rPr>
        <w:t>Manual SIARD-Suite 2.</w:t>
      </w:r>
      <w:del w:id="0" w:author="Jan Walker" w:date="2022-07-04T11:07:53Z">
        <w:r>
          <w:rPr>
            <w:bCs/>
            <w:i/>
            <w:color w:val="FF0000"/>
            <w:sz w:val="54"/>
            <w:szCs w:val="54"/>
            <w:lang w:val="fr-CH"/>
          </w:rPr>
          <w:delText>1</w:delText>
        </w:r>
      </w:del>
      <w:ins w:id="1" w:author="Jan Walker" w:date="2022-07-04T11:07:53Z">
        <w:r>
          <w:rPr>
            <w:b/>
            <w:bCs/>
            <w:i/>
            <w:color w:val="FF0000"/>
            <w:sz w:val="54"/>
            <w:szCs w:val="54"/>
            <w:lang w:val="fr-CH"/>
          </w:rPr>
          <w:t>2</w:t>
        </w:r>
      </w:ins>
    </w:p>
    <w:p>
      <w:pPr>
        <w:pStyle w:val="Title"/>
        <w:rPr>
          <w:lang w:val="fr-CH"/>
        </w:rPr>
      </w:pPr>
      <w:r>
        <w:rPr>
          <w:lang w:val="fr-CH"/>
        </w:rPr>
      </w:r>
    </w:p>
    <w:p>
      <w:pPr>
        <w:pStyle w:val="Normal"/>
        <w:rPr>
          <w:lang w:val="fr-CH"/>
        </w:rPr>
      </w:pPr>
      <w:r>
        <w:rPr>
          <w:lang w:val="fr-CH"/>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832475" cy="2185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25" t="-1933" r="-725" b="-1933"/>
                    <a:stretch>
                      <a:fillRect/>
                    </a:stretch>
                  </pic:blipFill>
                  <pic:spPr bwMode="auto">
                    <a:xfrm>
                      <a:off x="0" y="0"/>
                      <a:ext cx="5832475" cy="2185035"/>
                    </a:xfrm>
                    <a:prstGeom prst="rect">
                      <a:avLst/>
                    </a:prstGeom>
                    <a:ln w="26035">
                      <a:solidFill>
                        <a:srgbClr val="999999"/>
                      </a:solidFill>
                    </a:ln>
                  </pic:spPr>
                </pic:pic>
              </a:graphicData>
            </a:graphic>
          </wp:anchor>
        </w:drawing>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t>Date:</w:t>
        <w:tab/>
        <w:tab/>
        <w:t>1</w:t>
      </w:r>
      <w:del w:id="2" w:author="Jan Walker" w:date="2022-08-16T16:31:47Z">
        <w:r>
          <w:rPr>
            <w:rFonts w:cs="Arial" w:ascii="Arial" w:hAnsi="Arial"/>
            <w:sz w:val="22"/>
            <w:szCs w:val="22"/>
            <w:lang w:val="fr-CH" w:eastAsia="en-US"/>
          </w:rPr>
          <w:delText>4</w:delText>
        </w:r>
      </w:del>
      <w:ins w:id="3" w:author="Jan Walker" w:date="2022-08-16T16:32:21Z">
        <w:r>
          <w:rPr>
            <w:rFonts w:cs="Arial" w:ascii="Arial" w:hAnsi="Arial"/>
            <w:sz w:val="22"/>
            <w:szCs w:val="22"/>
            <w:lang w:val="fr-CH" w:eastAsia="en-US"/>
          </w:rPr>
          <w:t>6</w:t>
        </w:r>
      </w:ins>
      <w:r>
        <w:rPr>
          <w:rFonts w:cs="Arial" w:ascii="Arial" w:hAnsi="Arial"/>
          <w:sz w:val="22"/>
          <w:szCs w:val="22"/>
          <w:lang w:val="fr-CH" w:eastAsia="en-US"/>
        </w:rPr>
        <w:t>.08.202</w:t>
      </w:r>
      <w:del w:id="4" w:author="Jan Walker" w:date="2022-08-16T16:32:26Z">
        <w:r>
          <w:rPr>
            <w:rFonts w:cs="Arial" w:ascii="Arial" w:hAnsi="Arial"/>
            <w:sz w:val="22"/>
            <w:szCs w:val="22"/>
            <w:lang w:val="fr-CH" w:eastAsia="en-US"/>
          </w:rPr>
          <w:delText>0</w:delText>
        </w:r>
      </w:del>
      <w:ins w:id="5" w:author="Jan Walker" w:date="2022-08-16T16:32:26Z">
        <w:r>
          <w:rPr>
            <w:rFonts w:cs="Arial" w:ascii="Arial" w:hAnsi="Arial"/>
            <w:sz w:val="22"/>
            <w:szCs w:val="22"/>
            <w:lang w:val="fr-CH" w:eastAsia="en-US"/>
          </w:rPr>
          <w:t>2</w:t>
        </w:r>
      </w:ins>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t>Version:</w:t>
        <w:tab/>
      </w:r>
      <w:del w:id="6" w:author="Jan Walker" w:date="2022-08-16T16:32:32Z">
        <w:r>
          <w:rPr>
            <w:rFonts w:cs="Arial" w:ascii="Arial" w:hAnsi="Arial"/>
            <w:sz w:val="22"/>
            <w:szCs w:val="22"/>
            <w:lang w:val="fr-CH" w:eastAsia="en-US"/>
          </w:rPr>
          <w:delText>1</w:delText>
        </w:r>
      </w:del>
      <w:ins w:id="7" w:author="Jan Walker" w:date="2022-08-16T16:32:32Z">
        <w:r>
          <w:rPr>
            <w:rFonts w:cs="Arial" w:ascii="Arial" w:hAnsi="Arial"/>
            <w:sz w:val="22"/>
            <w:szCs w:val="22"/>
            <w:lang w:val="fr-CH" w:eastAsia="en-US"/>
          </w:rPr>
          <w:t>2</w:t>
        </w:r>
      </w:ins>
      <w:r>
        <w:rPr>
          <w:rFonts w:cs="Arial" w:ascii="Arial" w:hAnsi="Arial"/>
          <w:sz w:val="22"/>
          <w:szCs w:val="22"/>
          <w:lang w:val="fr-CH" w:eastAsia="en-US"/>
        </w:rPr>
        <w:t>.</w:t>
      </w:r>
      <w:del w:id="8" w:author="Jan Walker" w:date="2022-08-16T16:32:34Z">
        <w:r>
          <w:rPr>
            <w:rFonts w:cs="Arial" w:ascii="Arial" w:hAnsi="Arial"/>
            <w:sz w:val="22"/>
            <w:szCs w:val="22"/>
            <w:lang w:val="fr-CH" w:eastAsia="en-US"/>
          </w:rPr>
          <w:delText>0</w:delText>
        </w:r>
      </w:del>
      <w:ins w:id="9" w:author="Jan Walker" w:date="2022-08-16T16:32:34Z">
        <w:r>
          <w:rPr>
            <w:rFonts w:cs="Arial" w:ascii="Arial" w:hAnsi="Arial"/>
            <w:sz w:val="22"/>
            <w:szCs w:val="22"/>
            <w:lang w:val="fr-CH" w:eastAsia="en-US"/>
          </w:rPr>
          <w:t>2</w:t>
        </w:r>
      </w:ins>
      <w:del w:id="10" w:author="Jan Walker" w:date="2022-08-16T16:32:40Z">
        <w:r>
          <w:rPr>
            <w:rFonts w:cs="Arial" w:ascii="Arial" w:hAnsi="Arial"/>
            <w:sz w:val="22"/>
            <w:szCs w:val="22"/>
            <w:lang w:val="fr-CH" w:eastAsia="en-US"/>
          </w:rPr>
          <w:commentReference w:id="0"/>
        </w:r>
      </w:del>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Web"/>
        <w:spacing w:beforeAutospacing="0" w:before="0" w:afterAutospacing="0" w:after="0"/>
        <w:rPr>
          <w:rFonts w:ascii="Arial" w:hAnsi="Arial" w:cs="Arial"/>
          <w:sz w:val="22"/>
          <w:szCs w:val="22"/>
          <w:lang w:val="fr-CH" w:eastAsia="en-US"/>
        </w:rPr>
      </w:pPr>
      <w:r>
        <w:rPr>
          <w:rFonts w:cs="Arial" w:ascii="Arial" w:hAnsi="Arial"/>
          <w:sz w:val="22"/>
          <w:szCs w:val="22"/>
          <w:lang w:val="fr-CH" w:eastAsia="en-US"/>
        </w:rPr>
      </w:r>
    </w:p>
    <w:p>
      <w:pPr>
        <w:pStyle w:val="Normal"/>
        <w:spacing w:lineRule="auto" w:line="259" w:before="0" w:after="160"/>
        <w:rPr>
          <w:rFonts w:eastAsia="ＭＳ ゴシック" w:cs="" w:cstheme="majorBidi" w:eastAsiaTheme="majorEastAsia"/>
          <w:b/>
          <w:b/>
          <w:sz w:val="32"/>
          <w:szCs w:val="32"/>
          <w:lang w:val="fr-CH"/>
        </w:rPr>
      </w:pPr>
      <w:r>
        <w:rPr>
          <w:rFonts w:eastAsia="ＭＳ ゴシック" w:cs="" w:cstheme="majorBidi" w:eastAsiaTheme="majorEastAsia"/>
          <w:b/>
          <w:sz w:val="32"/>
          <w:szCs w:val="32"/>
          <w:lang w:val="fr-CH"/>
        </w:rPr>
      </w:r>
    </w:p>
    <w:p>
      <w:pPr>
        <w:pStyle w:val="Normal"/>
        <w:rPr>
          <w:lang w:val="fr-CH"/>
        </w:rPr>
      </w:pPr>
      <w:r>
        <w:rPr>
          <w:lang w:val="fr-CH"/>
        </w:rPr>
      </w:r>
    </w:p>
    <w:p>
      <w:pPr>
        <w:pStyle w:val="Normal"/>
        <w:spacing w:lineRule="auto" w:line="240"/>
        <w:rPr>
          <w:b/>
          <w:b/>
          <w:i/>
          <w:i/>
          <w:color w:val="FF0000"/>
          <w:sz w:val="54"/>
          <w:szCs w:val="54"/>
          <w:lang w:val="fr-CH"/>
        </w:rPr>
      </w:pPr>
      <w:r>
        <w:rPr>
          <w:b/>
          <w:i/>
          <w:color w:val="FF0000"/>
          <w:sz w:val="54"/>
          <w:szCs w:val="54"/>
          <w:lang w:val="fr-CH"/>
        </w:rPr>
      </w:r>
      <w:r>
        <w:br w:type="page"/>
      </w:r>
    </w:p>
    <w:p>
      <w:pPr>
        <w:pStyle w:val="Normal"/>
        <w:rPr>
          <w:b/>
          <w:b/>
          <w:i/>
          <w:i/>
          <w:color w:val="FF0000"/>
          <w:sz w:val="54"/>
          <w:szCs w:val="54"/>
          <w:lang w:val="fr-CH"/>
        </w:rPr>
      </w:pPr>
      <w:r>
        <w:rPr>
          <w:b/>
          <w:i/>
          <w:color w:val="FF0000"/>
          <w:sz w:val="54"/>
          <w:szCs w:val="54"/>
          <w:lang w:val="fr-CH"/>
        </w:rPr>
        <w:t xml:space="preserve">––– </w:t>
      </w:r>
      <w:r>
        <w:rPr>
          <w:b/>
          <w:i/>
          <w:color w:val="FF0000"/>
          <w:sz w:val="54"/>
          <w:szCs w:val="54"/>
          <w:lang w:val="fr-CH"/>
        </w:rPr>
        <w:t>Content</w:t>
      </w:r>
      <w:r>
        <w:rPr>
          <w:i/>
          <w:color w:val="FF0000"/>
          <w:sz w:val="54"/>
          <w:szCs w:val="54"/>
          <w:lang w:val="fr-CH"/>
        </w:rPr>
        <w:t xml:space="preserve"> </w:t>
      </w:r>
    </w:p>
    <w:p>
      <w:pPr>
        <w:pStyle w:val="Normal"/>
        <w:rPr>
          <w:lang w:val="fr-CH"/>
        </w:rPr>
      </w:pPr>
      <w:r>
        <w:rPr>
          <w:lang w:val="fr-CH"/>
        </w:rPr>
      </w:r>
    </w:p>
    <w:p>
      <w:pPr>
        <w:pStyle w:val="TextCDB"/>
        <w:rPr>
          <w:lang w:val="fr-CH"/>
        </w:rPr>
      </w:pPr>
      <w:r>
        <w:rPr>
          <w:lang w:val="fr-CH"/>
        </w:rPr>
      </w:r>
    </w:p>
    <w:sdt>
      <w:sdtPr>
        <w:docPartObj>
          <w:docPartGallery w:val="Table of Contents"/>
          <w:docPartUnique w:val="true"/>
        </w:docPartObj>
      </w:sdtPr>
      <w:sdtContent>
        <w:p>
          <w:pPr>
            <w:pStyle w:val="Contents1"/>
            <w:rPr>
              <w:rFonts w:ascii="Calibri" w:hAnsi="Calibri" w:eastAsia="ＭＳ 明朝" w:cs="" w:asciiTheme="minorHAnsi" w:cstheme="minorBidi" w:eastAsiaTheme="minorEastAsia" w:hAnsiTheme="minorHAnsi"/>
              <w:lang w:eastAsia="de-CH"/>
            </w:rPr>
          </w:pPr>
          <w:r>
            <w:fldChar w:fldCharType="begin"/>
          </w:r>
          <w:r>
            <w:rPr/>
            <w:instrText> TOC \o "1-3" \h</w:instrText>
          </w:r>
          <w:r>
            <w:rPr/>
            <w:fldChar w:fldCharType="separate"/>
          </w:r>
          <w:r>
            <w:rPr/>
            <w:t>1</w:t>
          </w:r>
          <w:r>
            <w:rPr>
              <w:rFonts w:eastAsia="ＭＳ 明朝" w:cs="" w:ascii="Calibri" w:hAnsi="Calibri" w:asciiTheme="minorHAnsi" w:cstheme="minorBidi" w:eastAsiaTheme="minorEastAsia" w:hAnsiTheme="minorHAnsi"/>
              <w:lang w:eastAsia="de-CH"/>
            </w:rPr>
            <w:tab/>
          </w:r>
          <w:r>
            <w:rPr/>
            <w:t>Summary</w:t>
            <w:tab/>
            <w:t>4</w:t>
          </w:r>
        </w:p>
        <w:p>
          <w:pPr>
            <w:pStyle w:val="Contents2"/>
            <w:rPr>
              <w:rFonts w:ascii="Calibri" w:hAnsi="Calibri" w:eastAsia="ＭＳ 明朝" w:cs="" w:asciiTheme="minorHAnsi" w:cstheme="minorBidi" w:eastAsiaTheme="minorEastAsia" w:hAnsiTheme="minorHAnsi"/>
              <w:lang w:eastAsia="de-CH"/>
            </w:rPr>
          </w:pPr>
          <w:r>
            <w:rPr/>
            <w:t>1.1</w:t>
          </w:r>
          <w:r>
            <w:rPr>
              <w:rFonts w:eastAsia="ＭＳ 明朝" w:cs="" w:ascii="Calibri" w:hAnsi="Calibri" w:asciiTheme="minorHAnsi" w:cstheme="minorBidi" w:eastAsiaTheme="minorEastAsia" w:hAnsiTheme="minorHAnsi"/>
              <w:lang w:eastAsia="de-CH"/>
            </w:rPr>
            <w:tab/>
          </w:r>
          <w:r>
            <w:rPr/>
            <w:t>User Manual Language</w:t>
            <w:tab/>
            <w:t>4</w:t>
          </w:r>
        </w:p>
        <w:p>
          <w:pPr>
            <w:pStyle w:val="Contents2"/>
            <w:rPr>
              <w:rFonts w:ascii="Calibri" w:hAnsi="Calibri" w:eastAsia="ＭＳ 明朝" w:cs="" w:asciiTheme="minorHAnsi" w:cstheme="minorBidi" w:eastAsiaTheme="minorEastAsia" w:hAnsiTheme="minorHAnsi"/>
              <w:lang w:eastAsia="de-CH"/>
            </w:rPr>
          </w:pPr>
          <w:r>
            <w:rPr/>
            <w:t>1.2</w:t>
          </w:r>
          <w:r>
            <w:rPr>
              <w:rFonts w:eastAsia="ＭＳ 明朝" w:cs="" w:ascii="Calibri" w:hAnsi="Calibri" w:asciiTheme="minorHAnsi" w:cstheme="minorBidi" w:eastAsiaTheme="minorEastAsia" w:hAnsiTheme="minorHAnsi"/>
              <w:lang w:eastAsia="de-CH"/>
            </w:rPr>
            <w:tab/>
          </w:r>
          <w:r>
            <w:rPr/>
            <w:t>Latest release</w:t>
            <w:tab/>
            <w:t>4</w:t>
          </w:r>
        </w:p>
        <w:p>
          <w:pPr>
            <w:pStyle w:val="Contents1"/>
            <w:rPr>
              <w:rFonts w:ascii="Calibri" w:hAnsi="Calibri" w:eastAsia="ＭＳ 明朝" w:cs="" w:asciiTheme="minorHAnsi" w:cstheme="minorBidi" w:eastAsiaTheme="minorEastAsia" w:hAnsiTheme="minorHAnsi"/>
              <w:lang w:eastAsia="de-CH"/>
            </w:rPr>
          </w:pPr>
          <w:r>
            <w:rPr/>
            <w:t>2</w:t>
          </w:r>
          <w:r>
            <w:rPr>
              <w:rFonts w:eastAsia="ＭＳ 明朝" w:cs="" w:ascii="Calibri" w:hAnsi="Calibri" w:asciiTheme="minorHAnsi" w:cstheme="minorBidi" w:eastAsiaTheme="minorEastAsia" w:hAnsiTheme="minorHAnsi"/>
              <w:lang w:eastAsia="de-CH"/>
            </w:rPr>
            <w:tab/>
          </w:r>
          <w:r>
            <w:rPr/>
            <w:t>Introduction</w:t>
            <w:tab/>
            <w:t>5</w:t>
          </w:r>
        </w:p>
        <w:p>
          <w:pPr>
            <w:pStyle w:val="Contents2"/>
            <w:rPr>
              <w:rFonts w:ascii="Calibri" w:hAnsi="Calibri" w:eastAsia="ＭＳ 明朝" w:cs="" w:asciiTheme="minorHAnsi" w:cstheme="minorBidi" w:eastAsiaTheme="minorEastAsia" w:hAnsiTheme="minorHAnsi"/>
              <w:lang w:eastAsia="de-CH"/>
            </w:rPr>
          </w:pPr>
          <w:r>
            <w:rPr/>
            <w:t>2.1</w:t>
          </w:r>
          <w:r>
            <w:rPr>
              <w:rFonts w:eastAsia="ＭＳ 明朝" w:cs="" w:ascii="Calibri" w:hAnsi="Calibri" w:asciiTheme="minorHAnsi" w:cstheme="minorBidi" w:eastAsiaTheme="minorEastAsia" w:hAnsiTheme="minorHAnsi"/>
              <w:lang w:eastAsia="de-CH"/>
            </w:rPr>
            <w:tab/>
          </w:r>
          <w:r>
            <w:rPr/>
            <w:t>New features of version 2.1</w:t>
            <w:tab/>
            <w:t>5</w:t>
          </w:r>
        </w:p>
        <w:p>
          <w:pPr>
            <w:pStyle w:val="Contents2"/>
            <w:rPr>
              <w:rFonts w:ascii="Calibri" w:hAnsi="Calibri" w:eastAsia="ＭＳ 明朝" w:cs="" w:asciiTheme="minorHAnsi" w:cstheme="minorBidi" w:eastAsiaTheme="minorEastAsia" w:hAnsiTheme="minorHAnsi"/>
              <w:lang w:eastAsia="de-CH"/>
            </w:rPr>
          </w:pPr>
          <w:r>
            <w:rPr/>
            <w:t>2.2</w:t>
          </w:r>
          <w:r>
            <w:rPr>
              <w:rFonts w:eastAsia="ＭＳ 明朝" w:cs="" w:ascii="Calibri" w:hAnsi="Calibri" w:asciiTheme="minorHAnsi" w:cstheme="minorBidi" w:eastAsiaTheme="minorEastAsia" w:hAnsiTheme="minorHAnsi"/>
              <w:lang w:eastAsia="de-CH"/>
            </w:rPr>
            <w:tab/>
          </w:r>
          <w:r>
            <w:rPr/>
            <w:t>Intellectual Property Rights</w:t>
            <w:tab/>
            <w:t>6</w:t>
          </w:r>
        </w:p>
        <w:p>
          <w:pPr>
            <w:pStyle w:val="Contents1"/>
            <w:rPr>
              <w:rFonts w:ascii="Calibri" w:hAnsi="Calibri" w:eastAsia="ＭＳ 明朝" w:cs="" w:asciiTheme="minorHAnsi" w:cstheme="minorBidi" w:eastAsiaTheme="minorEastAsia" w:hAnsiTheme="minorHAnsi"/>
              <w:lang w:eastAsia="de-CH"/>
            </w:rPr>
          </w:pPr>
          <w:r>
            <w:rPr/>
            <w:t>3</w:t>
          </w:r>
          <w:r>
            <w:rPr>
              <w:rFonts w:eastAsia="ＭＳ 明朝" w:cs="" w:ascii="Calibri" w:hAnsi="Calibri" w:asciiTheme="minorHAnsi" w:cstheme="minorBidi" w:eastAsiaTheme="minorEastAsia" w:hAnsiTheme="minorHAnsi"/>
              <w:lang w:eastAsia="de-CH"/>
            </w:rPr>
            <w:tab/>
          </w:r>
          <w:r>
            <w:rPr/>
            <w:t>SIARD Concept</w:t>
            <w:tab/>
            <w:t>9</w:t>
          </w:r>
        </w:p>
        <w:p>
          <w:pPr>
            <w:pStyle w:val="Contents1"/>
            <w:rPr>
              <w:rFonts w:ascii="Calibri" w:hAnsi="Calibri" w:eastAsia="ＭＳ 明朝" w:cs="" w:asciiTheme="minorHAnsi" w:cstheme="minorBidi" w:eastAsiaTheme="minorEastAsia" w:hAnsiTheme="minorHAnsi"/>
              <w:lang w:eastAsia="de-CH"/>
            </w:rPr>
          </w:pPr>
          <w:r>
            <w:rPr/>
            <w:t>4</w:t>
          </w:r>
          <w:r>
            <w:rPr>
              <w:rFonts w:eastAsia="ＭＳ 明朝" w:cs="" w:ascii="Calibri" w:hAnsi="Calibri" w:asciiTheme="minorHAnsi" w:cstheme="minorBidi" w:eastAsiaTheme="minorEastAsia" w:hAnsiTheme="minorHAnsi"/>
              <w:lang w:eastAsia="de-CH"/>
            </w:rPr>
            <w:tab/>
          </w:r>
          <w:r>
            <w:rPr/>
            <w:t>Introduction to Database Archival</w:t>
            <w:tab/>
            <w:t>10</w:t>
          </w:r>
        </w:p>
        <w:p>
          <w:pPr>
            <w:pStyle w:val="Contents1"/>
            <w:rPr>
              <w:rFonts w:ascii="Calibri" w:hAnsi="Calibri" w:eastAsia="ＭＳ 明朝" w:cs="" w:asciiTheme="minorHAnsi" w:cstheme="minorBidi" w:eastAsiaTheme="minorEastAsia" w:hAnsiTheme="minorHAnsi"/>
              <w:lang w:eastAsia="de-CH"/>
            </w:rPr>
          </w:pPr>
          <w:r>
            <w:rPr/>
            <w:t>5</w:t>
          </w:r>
          <w:r>
            <w:rPr>
              <w:rFonts w:eastAsia="ＭＳ 明朝" w:cs="" w:ascii="Calibri" w:hAnsi="Calibri" w:asciiTheme="minorHAnsi" w:cstheme="minorBidi" w:eastAsiaTheme="minorEastAsia" w:hAnsiTheme="minorHAnsi"/>
              <w:lang w:eastAsia="de-CH"/>
            </w:rPr>
            <w:tab/>
          </w:r>
          <w:r>
            <w:rPr/>
            <w:t>Prerequisites</w:t>
            <w:tab/>
            <w:t>11</w:t>
          </w:r>
        </w:p>
        <w:p>
          <w:pPr>
            <w:pStyle w:val="Contents2"/>
            <w:rPr>
              <w:rFonts w:ascii="Calibri" w:hAnsi="Calibri" w:eastAsia="ＭＳ 明朝" w:cs="" w:asciiTheme="minorHAnsi" w:cstheme="minorBidi" w:eastAsiaTheme="minorEastAsia" w:hAnsiTheme="minorHAnsi"/>
              <w:lang w:val="de-CH" w:eastAsia="de-CH"/>
            </w:rPr>
          </w:pPr>
          <w:r>
            <w:rPr/>
            <w:t>5.1</w:t>
          </w:r>
          <w:r>
            <w:rPr>
              <w:rFonts w:eastAsia="ＭＳ 明朝" w:cs="" w:ascii="Calibri" w:hAnsi="Calibri" w:asciiTheme="minorHAnsi" w:cstheme="minorBidi" w:eastAsiaTheme="minorEastAsia" w:hAnsiTheme="minorHAnsi"/>
              <w:lang w:val="de-CH" w:eastAsia="de-CH"/>
            </w:rPr>
            <w:tab/>
          </w:r>
          <w:r>
            <w:rPr/>
            <w:t>JAVA</w:t>
            <w:tab/>
            <w:t>11</w:t>
          </w:r>
        </w:p>
        <w:p>
          <w:pPr>
            <w:pStyle w:val="Contents3"/>
            <w:rPr>
              <w:rFonts w:ascii="Calibri" w:hAnsi="Calibri" w:eastAsia="ＭＳ 明朝" w:cs="" w:asciiTheme="minorHAnsi" w:cstheme="minorBidi" w:eastAsiaTheme="minorEastAsia" w:hAnsiTheme="minorHAnsi"/>
              <w:lang w:eastAsia="de-CH"/>
            </w:rPr>
          </w:pPr>
          <w:r>
            <w:rPr/>
            <w:t>5.1.1</w:t>
          </w:r>
          <w:r>
            <w:rPr>
              <w:rFonts w:eastAsia="ＭＳ 明朝" w:cs="" w:ascii="Calibri" w:hAnsi="Calibri" w:asciiTheme="minorHAnsi" w:cstheme="minorBidi" w:eastAsiaTheme="minorEastAsia" w:hAnsiTheme="minorHAnsi"/>
              <w:lang w:eastAsia="de-CH"/>
            </w:rPr>
            <w:tab/>
          </w:r>
          <w:r>
            <w:rPr/>
            <w:t>Architecture (32-bit/64-bit)</w:t>
            <w:tab/>
            <w:t>11</w:t>
          </w:r>
        </w:p>
        <w:p>
          <w:pPr>
            <w:pStyle w:val="Contents2"/>
            <w:rPr>
              <w:rFonts w:ascii="Calibri" w:hAnsi="Calibri" w:eastAsia="ＭＳ 明朝" w:cs="" w:asciiTheme="minorHAnsi" w:cstheme="minorBidi" w:eastAsiaTheme="minorEastAsia" w:hAnsiTheme="minorHAnsi"/>
              <w:lang w:eastAsia="de-CH"/>
            </w:rPr>
          </w:pPr>
          <w:r>
            <w:rPr/>
            <w:t>5.2</w:t>
          </w:r>
          <w:r>
            <w:rPr>
              <w:rFonts w:eastAsia="ＭＳ 明朝" w:cs="" w:ascii="Calibri" w:hAnsi="Calibri" w:asciiTheme="minorHAnsi" w:cstheme="minorBidi" w:eastAsiaTheme="minorEastAsia" w:hAnsiTheme="minorHAnsi"/>
              <w:lang w:eastAsia="de-CH"/>
            </w:rPr>
            <w:tab/>
          </w:r>
          <w:r>
            <w:rPr/>
            <w:t>Databases</w:t>
            <w:tab/>
            <w:t>11</w:t>
          </w:r>
        </w:p>
        <w:p>
          <w:pPr>
            <w:pStyle w:val="Contents1"/>
            <w:rPr>
              <w:rFonts w:ascii="Calibri" w:hAnsi="Calibri" w:eastAsia="ＭＳ 明朝" w:cs="" w:asciiTheme="minorHAnsi" w:cstheme="minorBidi" w:eastAsiaTheme="minorEastAsia" w:hAnsiTheme="minorHAnsi"/>
              <w:lang w:eastAsia="de-CH"/>
            </w:rPr>
          </w:pPr>
          <w:r>
            <w:rPr/>
            <w:t>6</w:t>
          </w:r>
          <w:r>
            <w:rPr>
              <w:rFonts w:eastAsia="ＭＳ 明朝" w:cs="" w:ascii="Calibri" w:hAnsi="Calibri" w:asciiTheme="minorHAnsi" w:cstheme="minorBidi" w:eastAsiaTheme="minorEastAsia" w:hAnsiTheme="minorHAnsi"/>
              <w:lang w:eastAsia="de-CH"/>
            </w:rPr>
            <w:tab/>
          </w:r>
          <w:r>
            <w:rPr/>
            <w:t>Installation</w:t>
            <w:tab/>
            <w:t>12</w:t>
          </w:r>
        </w:p>
        <w:p>
          <w:pPr>
            <w:pStyle w:val="Contents2"/>
            <w:rPr>
              <w:rFonts w:ascii="Calibri" w:hAnsi="Calibri" w:eastAsia="ＭＳ 明朝" w:cs="" w:asciiTheme="minorHAnsi" w:cstheme="minorBidi" w:eastAsiaTheme="minorEastAsia" w:hAnsiTheme="minorHAnsi"/>
              <w:lang w:eastAsia="de-CH"/>
            </w:rPr>
          </w:pPr>
          <w:r>
            <w:rPr/>
            <w:t>6.1</w:t>
          </w:r>
          <w:r>
            <w:rPr>
              <w:rFonts w:eastAsia="ＭＳ 明朝" w:cs="" w:ascii="Calibri" w:hAnsi="Calibri" w:asciiTheme="minorHAnsi" w:cstheme="minorBidi" w:eastAsiaTheme="minorEastAsia" w:hAnsiTheme="minorHAnsi"/>
              <w:lang w:eastAsia="de-CH"/>
            </w:rPr>
            <w:tab/>
          </w:r>
          <w:r>
            <w:rPr/>
            <w:t>What Does Installation Mean?</w:t>
            <w:tab/>
            <w:t>12</w:t>
          </w:r>
        </w:p>
        <w:p>
          <w:pPr>
            <w:pStyle w:val="Contents2"/>
            <w:rPr>
              <w:rFonts w:ascii="Calibri" w:hAnsi="Calibri" w:eastAsia="ＭＳ 明朝" w:cs="" w:asciiTheme="minorHAnsi" w:cstheme="minorBidi" w:eastAsiaTheme="minorEastAsia" w:hAnsiTheme="minorHAnsi"/>
              <w:lang w:eastAsia="de-CH"/>
            </w:rPr>
          </w:pPr>
          <w:r>
            <w:rPr/>
            <w:t>6.2</w:t>
          </w:r>
          <w:r>
            <w:rPr>
              <w:rFonts w:eastAsia="ＭＳ 明朝" w:cs="" w:ascii="Calibri" w:hAnsi="Calibri" w:asciiTheme="minorHAnsi" w:cstheme="minorBidi" w:eastAsiaTheme="minorEastAsia" w:hAnsiTheme="minorHAnsi"/>
              <w:lang w:eastAsia="de-CH"/>
            </w:rPr>
            <w:tab/>
          </w:r>
          <w:r>
            <w:rPr/>
            <w:t>Install</w:t>
            <w:tab/>
            <w:t>12</w:t>
          </w:r>
        </w:p>
        <w:p>
          <w:pPr>
            <w:pStyle w:val="Contents2"/>
            <w:rPr>
              <w:rFonts w:ascii="Calibri" w:hAnsi="Calibri" w:eastAsia="ＭＳ 明朝" w:cs="" w:asciiTheme="minorHAnsi" w:cstheme="minorBidi" w:eastAsiaTheme="minorEastAsia" w:hAnsiTheme="minorHAnsi"/>
              <w:lang w:eastAsia="de-CH"/>
            </w:rPr>
          </w:pPr>
          <w:r>
            <w:rPr/>
            <w:t>6.3</w:t>
          </w:r>
          <w:r>
            <w:rPr>
              <w:rFonts w:eastAsia="ＭＳ 明朝" w:cs="" w:ascii="Calibri" w:hAnsi="Calibri" w:asciiTheme="minorHAnsi" w:cstheme="minorBidi" w:eastAsiaTheme="minorEastAsia" w:hAnsiTheme="minorHAnsi"/>
              <w:lang w:eastAsia="de-CH"/>
            </w:rPr>
            <w:tab/>
          </w:r>
          <w:r>
            <w:rPr/>
            <w:t>Uninstall</w:t>
            <w:tab/>
            <w:t>13</w:t>
          </w:r>
        </w:p>
        <w:p>
          <w:pPr>
            <w:pStyle w:val="Contents2"/>
            <w:rPr>
              <w:rFonts w:ascii="Calibri" w:hAnsi="Calibri" w:eastAsia="ＭＳ 明朝" w:cs="" w:asciiTheme="minorHAnsi" w:cstheme="minorBidi" w:eastAsiaTheme="minorEastAsia" w:hAnsiTheme="minorHAnsi"/>
              <w:lang w:eastAsia="de-CH"/>
            </w:rPr>
          </w:pPr>
          <w:r>
            <w:rPr/>
            <w:t>6.4</w:t>
          </w:r>
          <w:r>
            <w:rPr>
              <w:rFonts w:eastAsia="ＭＳ 明朝" w:cs="" w:ascii="Calibri" w:hAnsi="Calibri" w:asciiTheme="minorHAnsi" w:cstheme="minorBidi" w:eastAsiaTheme="minorEastAsia" w:hAnsiTheme="minorHAnsi"/>
              <w:lang w:eastAsia="de-CH"/>
            </w:rPr>
            <w:tab/>
          </w:r>
          <w:r>
            <w:rPr/>
            <w:t>SIARD state properties</w:t>
            <w:tab/>
            <w:t>13</w:t>
          </w:r>
        </w:p>
        <w:p>
          <w:pPr>
            <w:pStyle w:val="Contents1"/>
            <w:rPr>
              <w:rFonts w:ascii="Calibri" w:hAnsi="Calibri" w:eastAsia="ＭＳ 明朝" w:cs="" w:asciiTheme="minorHAnsi" w:cstheme="minorBidi" w:eastAsiaTheme="minorEastAsia" w:hAnsiTheme="minorHAnsi"/>
              <w:lang w:eastAsia="de-CH"/>
            </w:rPr>
          </w:pPr>
          <w:r>
            <w:rPr/>
            <w:t>7</w:t>
          </w:r>
          <w:r>
            <w:rPr>
              <w:rFonts w:eastAsia="ＭＳ 明朝" w:cs="" w:ascii="Calibri" w:hAnsi="Calibri" w:asciiTheme="minorHAnsi" w:cstheme="minorBidi" w:eastAsiaTheme="minorEastAsia" w:hAnsiTheme="minorHAnsi"/>
              <w:lang w:eastAsia="de-CH"/>
            </w:rPr>
            <w:tab/>
          </w:r>
          <w:r>
            <w:rPr/>
            <w:t>Components</w:t>
            <w:tab/>
            <w:t>14</w:t>
          </w:r>
        </w:p>
        <w:p>
          <w:pPr>
            <w:pStyle w:val="Contents2"/>
            <w:rPr>
              <w:rFonts w:ascii="Calibri" w:hAnsi="Calibri" w:eastAsia="ＭＳ 明朝" w:cs="" w:asciiTheme="minorHAnsi" w:cstheme="minorBidi" w:eastAsiaTheme="minorEastAsia" w:hAnsiTheme="minorHAnsi"/>
              <w:lang w:eastAsia="de-CH"/>
            </w:rPr>
          </w:pPr>
          <w:r>
            <w:rPr/>
            <w:t>7.1</w:t>
          </w:r>
          <w:r>
            <w:rPr>
              <w:rFonts w:eastAsia="ＭＳ 明朝" w:cs="" w:ascii="Calibri" w:hAnsi="Calibri" w:asciiTheme="minorHAnsi" w:cstheme="minorBidi" w:eastAsiaTheme="minorEastAsia" w:hAnsiTheme="minorHAnsi"/>
              <w:lang w:eastAsia="de-CH"/>
            </w:rPr>
            <w:tab/>
          </w:r>
          <w:r>
            <w:rPr/>
            <w:t>SiardGui</w:t>
            <w:tab/>
            <w:t>14</w:t>
          </w:r>
        </w:p>
        <w:p>
          <w:pPr>
            <w:pStyle w:val="Contents2"/>
            <w:rPr>
              <w:rFonts w:ascii="Calibri" w:hAnsi="Calibri" w:eastAsia="ＭＳ 明朝" w:cs="" w:asciiTheme="minorHAnsi" w:cstheme="minorBidi" w:eastAsiaTheme="minorEastAsia" w:hAnsiTheme="minorHAnsi"/>
              <w:lang w:eastAsia="de-CH"/>
            </w:rPr>
          </w:pPr>
          <w:r>
            <w:rPr/>
            <w:t>7.2</w:t>
          </w:r>
          <w:r>
            <w:rPr>
              <w:rFonts w:eastAsia="ＭＳ 明朝" w:cs="" w:ascii="Calibri" w:hAnsi="Calibri" w:asciiTheme="minorHAnsi" w:cstheme="minorBidi" w:eastAsiaTheme="minorEastAsia" w:hAnsiTheme="minorHAnsi"/>
              <w:lang w:eastAsia="de-CH"/>
            </w:rPr>
            <w:tab/>
          </w:r>
          <w:r>
            <w:rPr/>
            <w:t>SiardFromDb</w:t>
            <w:tab/>
            <w:t>14</w:t>
          </w:r>
        </w:p>
        <w:p>
          <w:pPr>
            <w:pStyle w:val="Contents2"/>
            <w:rPr>
              <w:rFonts w:ascii="Calibri" w:hAnsi="Calibri" w:eastAsia="ＭＳ 明朝" w:cs="" w:asciiTheme="minorHAnsi" w:cstheme="minorBidi" w:eastAsiaTheme="minorEastAsia" w:hAnsiTheme="minorHAnsi"/>
              <w:lang w:eastAsia="de-CH"/>
            </w:rPr>
          </w:pPr>
          <w:r>
            <w:rPr/>
            <w:t>7.3</w:t>
          </w:r>
          <w:r>
            <w:rPr>
              <w:rFonts w:eastAsia="ＭＳ 明朝" w:cs="" w:ascii="Calibri" w:hAnsi="Calibri" w:asciiTheme="minorHAnsi" w:cstheme="minorBidi" w:eastAsiaTheme="minorEastAsia" w:hAnsiTheme="minorHAnsi"/>
              <w:lang w:eastAsia="de-CH"/>
            </w:rPr>
            <w:tab/>
          </w:r>
          <w:r>
            <w:rPr/>
            <w:t>SiardToDb</w:t>
            <w:tab/>
            <w:t>14</w:t>
          </w:r>
        </w:p>
        <w:p>
          <w:pPr>
            <w:pStyle w:val="Contents2"/>
            <w:rPr>
              <w:rFonts w:ascii="Calibri" w:hAnsi="Calibri" w:eastAsia="ＭＳ 明朝" w:cs="" w:asciiTheme="minorHAnsi" w:cstheme="minorBidi" w:eastAsiaTheme="minorEastAsia" w:hAnsiTheme="minorHAnsi"/>
              <w:lang w:eastAsia="de-CH"/>
            </w:rPr>
          </w:pPr>
          <w:r>
            <w:rPr/>
            <w:t>7.4</w:t>
          </w:r>
          <w:r>
            <w:rPr>
              <w:rFonts w:eastAsia="ＭＳ 明朝" w:cs="" w:ascii="Calibri" w:hAnsi="Calibri" w:asciiTheme="minorHAnsi" w:cstheme="minorBidi" w:eastAsiaTheme="minorEastAsia" w:hAnsiTheme="minorHAnsi"/>
              <w:lang w:eastAsia="de-CH"/>
            </w:rPr>
            <w:tab/>
          </w:r>
          <w:r>
            <w:rPr/>
            <w:t>SiardApi</w:t>
            <w:tab/>
            <w:t>14</w:t>
          </w:r>
        </w:p>
        <w:p>
          <w:pPr>
            <w:pStyle w:val="Contents1"/>
            <w:rPr>
              <w:rFonts w:ascii="Calibri" w:hAnsi="Calibri" w:eastAsia="ＭＳ 明朝" w:cs="" w:asciiTheme="minorHAnsi" w:cstheme="minorBidi" w:eastAsiaTheme="minorEastAsia" w:hAnsiTheme="minorHAnsi"/>
              <w:lang w:eastAsia="de-CH"/>
            </w:rPr>
          </w:pPr>
          <w:r>
            <w:rPr/>
            <w:t>8</w:t>
          </w:r>
          <w:r>
            <w:rPr>
              <w:rFonts w:eastAsia="ＭＳ 明朝" w:cs="" w:ascii="Calibri" w:hAnsi="Calibri" w:asciiTheme="minorHAnsi" w:cstheme="minorBidi" w:eastAsiaTheme="minorEastAsia" w:hAnsiTheme="minorHAnsi"/>
              <w:lang w:eastAsia="de-CH"/>
            </w:rPr>
            <w:tab/>
          </w:r>
          <w:r>
            <w:rPr/>
            <w:t>Execution</w:t>
            <w:tab/>
            <w:t>15</w:t>
          </w:r>
        </w:p>
        <w:p>
          <w:pPr>
            <w:pStyle w:val="Contents2"/>
            <w:rPr>
              <w:rFonts w:ascii="Calibri" w:hAnsi="Calibri" w:eastAsia="ＭＳ 明朝" w:cs="" w:asciiTheme="minorHAnsi" w:cstheme="minorBidi" w:eastAsiaTheme="minorEastAsia" w:hAnsiTheme="minorHAnsi"/>
              <w:lang w:eastAsia="de-CH"/>
            </w:rPr>
          </w:pPr>
          <w:r>
            <w:rPr/>
            <w:t>8.1</w:t>
          </w:r>
          <w:r>
            <w:rPr>
              <w:rFonts w:eastAsia="ＭＳ 明朝" w:cs="" w:ascii="Calibri" w:hAnsi="Calibri" w:asciiTheme="minorHAnsi" w:cstheme="minorBidi" w:eastAsiaTheme="minorEastAsia" w:hAnsiTheme="minorHAnsi"/>
              <w:lang w:eastAsia="de-CH"/>
            </w:rPr>
            <w:tab/>
          </w:r>
          <w:r>
            <w:rPr/>
            <w:t>Initial Execution</w:t>
            <w:tab/>
            <w:t>15</w:t>
          </w:r>
        </w:p>
        <w:p>
          <w:pPr>
            <w:pStyle w:val="Contents2"/>
            <w:rPr>
              <w:rFonts w:ascii="Calibri" w:hAnsi="Calibri" w:eastAsia="ＭＳ 明朝" w:cs="" w:asciiTheme="minorHAnsi" w:cstheme="minorBidi" w:eastAsiaTheme="minorEastAsia" w:hAnsiTheme="minorHAnsi"/>
              <w:lang w:eastAsia="de-CH"/>
            </w:rPr>
          </w:pPr>
          <w:r>
            <w:rPr/>
            <w:t>8.2</w:t>
          </w:r>
          <w:r>
            <w:rPr>
              <w:rFonts w:eastAsia="ＭＳ 明朝" w:cs="" w:ascii="Calibri" w:hAnsi="Calibri" w:asciiTheme="minorHAnsi" w:cstheme="minorBidi" w:eastAsiaTheme="minorEastAsia" w:hAnsiTheme="minorHAnsi"/>
              <w:lang w:eastAsia="de-CH"/>
            </w:rPr>
            <w:tab/>
          </w:r>
          <w:r>
            <w:rPr/>
            <w:t>Main Window</w:t>
            <w:tab/>
            <w:t>16</w:t>
          </w:r>
        </w:p>
        <w:p>
          <w:pPr>
            <w:pStyle w:val="Contents3"/>
            <w:rPr>
              <w:rFonts w:ascii="Calibri" w:hAnsi="Calibri" w:eastAsia="ＭＳ 明朝" w:cs="" w:asciiTheme="minorHAnsi" w:cstheme="minorBidi" w:eastAsiaTheme="minorEastAsia" w:hAnsiTheme="minorHAnsi"/>
              <w:lang w:eastAsia="de-CH"/>
            </w:rPr>
          </w:pPr>
          <w:r>
            <w:rPr/>
            <w:t>8.2.1</w:t>
          </w:r>
          <w:r>
            <w:rPr>
              <w:rFonts w:eastAsia="ＭＳ 明朝" w:cs="" w:ascii="Calibri" w:hAnsi="Calibri" w:asciiTheme="minorHAnsi" w:cstheme="minorBidi" w:eastAsiaTheme="minorEastAsia" w:hAnsiTheme="minorHAnsi"/>
              <w:lang w:eastAsia="de-CH"/>
            </w:rPr>
            <w:tab/>
          </w:r>
          <w:r>
            <w:rPr/>
            <w:t>Apply and Discard</w:t>
            <w:tab/>
            <w:t>17</w:t>
          </w:r>
        </w:p>
        <w:p>
          <w:pPr>
            <w:pStyle w:val="Contents3"/>
            <w:rPr>
              <w:rFonts w:ascii="Calibri" w:hAnsi="Calibri" w:eastAsia="ＭＳ 明朝" w:cs="" w:asciiTheme="minorHAnsi" w:cstheme="minorBidi" w:eastAsiaTheme="minorEastAsia" w:hAnsiTheme="minorHAnsi"/>
              <w:lang w:eastAsia="de-CH"/>
            </w:rPr>
          </w:pPr>
          <w:r>
            <w:rPr/>
            <w:t>8.2.2</w:t>
          </w:r>
          <w:r>
            <w:rPr>
              <w:rFonts w:eastAsia="ＭＳ 明朝" w:cs="" w:ascii="Calibri" w:hAnsi="Calibri" w:asciiTheme="minorHAnsi" w:cstheme="minorBidi" w:eastAsiaTheme="minorEastAsia" w:hAnsiTheme="minorHAnsi"/>
              <w:lang w:eastAsia="de-CH"/>
            </w:rPr>
            <w:tab/>
          </w:r>
          <w:r>
            <w:rPr/>
            <w:t>Table of Sub-Objects</w:t>
            <w:tab/>
            <w:t>17</w:t>
          </w:r>
        </w:p>
        <w:p>
          <w:pPr>
            <w:pStyle w:val="Contents2"/>
            <w:rPr>
              <w:rFonts w:ascii="Calibri" w:hAnsi="Calibri" w:eastAsia="ＭＳ 明朝" w:cs="" w:asciiTheme="minorHAnsi" w:cstheme="minorBidi" w:eastAsiaTheme="minorEastAsia" w:hAnsiTheme="minorHAnsi"/>
              <w:lang w:eastAsia="de-CH"/>
            </w:rPr>
          </w:pPr>
          <w:r>
            <w:rPr/>
            <w:t>8.3</w:t>
          </w:r>
          <w:r>
            <w:rPr>
              <w:rFonts w:eastAsia="ＭＳ 明朝" w:cs="" w:ascii="Calibri" w:hAnsi="Calibri" w:asciiTheme="minorHAnsi" w:cstheme="minorBidi" w:eastAsiaTheme="minorEastAsia" w:hAnsiTheme="minorHAnsi"/>
              <w:lang w:eastAsia="de-CH"/>
            </w:rPr>
            <w:tab/>
          </w:r>
          <w:r>
            <w:rPr/>
            <w:t>Table of Primary Data</w:t>
            <w:tab/>
            <w:t>18</w:t>
          </w:r>
        </w:p>
        <w:p>
          <w:pPr>
            <w:pStyle w:val="Contents1"/>
            <w:rPr>
              <w:rFonts w:ascii="Calibri" w:hAnsi="Calibri" w:eastAsia="ＭＳ 明朝" w:cs="" w:asciiTheme="minorHAnsi" w:cstheme="minorBidi" w:eastAsiaTheme="minorEastAsia" w:hAnsiTheme="minorHAnsi"/>
              <w:lang w:eastAsia="de-CH"/>
            </w:rPr>
          </w:pPr>
          <w:r>
            <w:rPr/>
            <w:t>9</w:t>
          </w:r>
          <w:r>
            <w:rPr>
              <w:rFonts w:eastAsia="ＭＳ 明朝" w:cs="" w:ascii="Calibri" w:hAnsi="Calibri" w:asciiTheme="minorHAnsi" w:cstheme="minorBidi" w:eastAsiaTheme="minorEastAsia" w:hAnsiTheme="minorHAnsi"/>
              <w:lang w:eastAsia="de-CH"/>
            </w:rPr>
            <w:tab/>
          </w:r>
          <w:r>
            <w:rPr/>
            <w:t>Menu</w:t>
            <w:tab/>
            <w:t>21</w:t>
          </w:r>
        </w:p>
        <w:p>
          <w:pPr>
            <w:pStyle w:val="Contents2"/>
            <w:rPr>
              <w:rFonts w:ascii="Calibri" w:hAnsi="Calibri" w:eastAsia="ＭＳ 明朝" w:cs="" w:asciiTheme="minorHAnsi" w:cstheme="minorBidi" w:eastAsiaTheme="minorEastAsia" w:hAnsiTheme="minorHAnsi"/>
              <w:lang w:eastAsia="de-CH"/>
            </w:rPr>
          </w:pPr>
          <w:r>
            <w:rPr/>
            <w:t>9.1</w:t>
          </w:r>
          <w:r>
            <w:rPr>
              <w:rFonts w:eastAsia="ＭＳ 明朝" w:cs="" w:ascii="Calibri" w:hAnsi="Calibri" w:asciiTheme="minorHAnsi" w:cstheme="minorBidi" w:eastAsiaTheme="minorEastAsia" w:hAnsiTheme="minorHAnsi"/>
              <w:lang w:eastAsia="de-CH"/>
            </w:rPr>
            <w:tab/>
          </w:r>
          <w:r>
            <w:rPr/>
            <w:t>File / Download ...</w:t>
            <w:tab/>
            <w:t>22</w:t>
          </w:r>
        </w:p>
        <w:p>
          <w:pPr>
            <w:pStyle w:val="Contents2"/>
            <w:rPr>
              <w:rFonts w:ascii="Calibri" w:hAnsi="Calibri" w:eastAsia="ＭＳ 明朝" w:cs="" w:asciiTheme="minorHAnsi" w:cstheme="minorBidi" w:eastAsiaTheme="minorEastAsia" w:hAnsiTheme="minorHAnsi"/>
              <w:lang w:eastAsia="de-CH"/>
            </w:rPr>
          </w:pPr>
          <w:r>
            <w:rPr/>
            <w:t>9.2</w:t>
          </w:r>
          <w:r>
            <w:rPr>
              <w:rFonts w:eastAsia="ＭＳ 明朝" w:cs="" w:ascii="Calibri" w:hAnsi="Calibri" w:asciiTheme="minorHAnsi" w:cstheme="minorBidi" w:eastAsiaTheme="minorEastAsia" w:hAnsiTheme="minorHAnsi"/>
              <w:lang w:eastAsia="de-CH"/>
            </w:rPr>
            <w:tab/>
          </w:r>
          <w:r>
            <w:rPr/>
            <w:t>File / Recent downloads</w:t>
            <w:tab/>
            <w:t>25</w:t>
          </w:r>
        </w:p>
        <w:p>
          <w:pPr>
            <w:pStyle w:val="Contents2"/>
            <w:rPr>
              <w:rFonts w:ascii="Calibri" w:hAnsi="Calibri" w:eastAsia="ＭＳ 明朝" w:cs="" w:asciiTheme="minorHAnsi" w:cstheme="minorBidi" w:eastAsiaTheme="minorEastAsia" w:hAnsiTheme="minorHAnsi"/>
              <w:lang w:eastAsia="de-CH"/>
            </w:rPr>
          </w:pPr>
          <w:r>
            <w:rPr/>
            <w:t>9.3</w:t>
          </w:r>
          <w:r>
            <w:rPr>
              <w:rFonts w:eastAsia="ＭＳ 明朝" w:cs="" w:ascii="Calibri" w:hAnsi="Calibri" w:asciiTheme="minorHAnsi" w:cstheme="minorBidi" w:eastAsiaTheme="minorEastAsia" w:hAnsiTheme="minorHAnsi"/>
              <w:lang w:eastAsia="de-CH"/>
            </w:rPr>
            <w:tab/>
          </w:r>
          <w:r>
            <w:rPr/>
            <w:t>File / Upload ...</w:t>
            <w:tab/>
            <w:t>26</w:t>
          </w:r>
        </w:p>
        <w:p>
          <w:pPr>
            <w:pStyle w:val="Contents2"/>
            <w:rPr>
              <w:rFonts w:ascii="Calibri" w:hAnsi="Calibri" w:eastAsia="ＭＳ 明朝" w:cs="" w:asciiTheme="minorHAnsi" w:cstheme="minorBidi" w:eastAsiaTheme="minorEastAsia" w:hAnsiTheme="minorHAnsi"/>
              <w:lang w:eastAsia="de-CH"/>
            </w:rPr>
          </w:pPr>
          <w:r>
            <w:rPr/>
            <w:t>9.4</w:t>
          </w:r>
          <w:r>
            <w:rPr>
              <w:rFonts w:eastAsia="ＭＳ 明朝" w:cs="" w:ascii="Calibri" w:hAnsi="Calibri" w:asciiTheme="minorHAnsi" w:cstheme="minorBidi" w:eastAsiaTheme="minorEastAsia" w:hAnsiTheme="minorHAnsi"/>
              <w:lang w:eastAsia="de-CH"/>
            </w:rPr>
            <w:tab/>
          </w:r>
          <w:r>
            <w:rPr/>
            <w:t>File / Recent uploads</w:t>
            <w:tab/>
            <w:t>30</w:t>
          </w:r>
        </w:p>
        <w:p>
          <w:pPr>
            <w:pStyle w:val="Contents2"/>
            <w:rPr>
              <w:rFonts w:ascii="Calibri" w:hAnsi="Calibri" w:eastAsia="ＭＳ 明朝" w:cs="" w:asciiTheme="minorHAnsi" w:cstheme="minorBidi" w:eastAsiaTheme="minorEastAsia" w:hAnsiTheme="minorHAnsi"/>
              <w:lang w:eastAsia="de-CH"/>
            </w:rPr>
          </w:pPr>
          <w:r>
            <w:rPr/>
            <w:t>9.5</w:t>
          </w:r>
          <w:r>
            <w:rPr>
              <w:rFonts w:eastAsia="ＭＳ 明朝" w:cs="" w:ascii="Calibri" w:hAnsi="Calibri" w:asciiTheme="minorHAnsi" w:cstheme="minorBidi" w:eastAsiaTheme="minorEastAsia" w:hAnsiTheme="minorHAnsi"/>
              <w:lang w:eastAsia="de-CH"/>
            </w:rPr>
            <w:tab/>
          </w:r>
          <w:r>
            <w:rPr/>
            <w:t>File / Open ...</w:t>
            <w:tab/>
            <w:t>30</w:t>
          </w:r>
        </w:p>
        <w:p>
          <w:pPr>
            <w:pStyle w:val="Contents2"/>
            <w:rPr>
              <w:rFonts w:ascii="Calibri" w:hAnsi="Calibri" w:eastAsia="ＭＳ 明朝" w:cs="" w:asciiTheme="minorHAnsi" w:cstheme="minorBidi" w:eastAsiaTheme="minorEastAsia" w:hAnsiTheme="minorHAnsi"/>
              <w:lang w:eastAsia="de-CH"/>
            </w:rPr>
          </w:pPr>
          <w:r>
            <w:rPr/>
            <w:t>9.6</w:t>
          </w:r>
          <w:r>
            <w:rPr>
              <w:rFonts w:eastAsia="ＭＳ 明朝" w:cs="" w:ascii="Calibri" w:hAnsi="Calibri" w:asciiTheme="minorHAnsi" w:cstheme="minorBidi" w:eastAsiaTheme="minorEastAsia" w:hAnsiTheme="minorHAnsi"/>
              <w:lang w:eastAsia="de-CH"/>
            </w:rPr>
            <w:tab/>
          </w:r>
          <w:r>
            <w:rPr/>
            <w:t>File / Recently opened</w:t>
            <w:tab/>
            <w:t>30</w:t>
          </w:r>
        </w:p>
        <w:p>
          <w:pPr>
            <w:pStyle w:val="Contents2"/>
            <w:rPr>
              <w:rFonts w:ascii="Calibri" w:hAnsi="Calibri" w:eastAsia="ＭＳ 明朝" w:cs="" w:asciiTheme="minorHAnsi" w:cstheme="minorBidi" w:eastAsiaTheme="minorEastAsia" w:hAnsiTheme="minorHAnsi"/>
              <w:lang w:eastAsia="de-CH"/>
            </w:rPr>
          </w:pPr>
          <w:r>
            <w:rPr/>
            <w:t>9.7</w:t>
          </w:r>
          <w:r>
            <w:rPr>
              <w:rFonts w:eastAsia="ＭＳ 明朝" w:cs="" w:ascii="Calibri" w:hAnsi="Calibri" w:asciiTheme="minorHAnsi" w:cstheme="minorBidi" w:eastAsiaTheme="minorEastAsia" w:hAnsiTheme="minorHAnsi"/>
              <w:lang w:eastAsia="de-CH"/>
            </w:rPr>
            <w:tab/>
          </w:r>
          <w:r>
            <w:rPr/>
            <w:t>File / Save</w:t>
            <w:tab/>
            <w:t>30</w:t>
          </w:r>
        </w:p>
        <w:p>
          <w:pPr>
            <w:pStyle w:val="Contents2"/>
            <w:rPr>
              <w:rFonts w:ascii="Calibri" w:hAnsi="Calibri" w:eastAsia="ＭＳ 明朝" w:cs="" w:asciiTheme="minorHAnsi" w:cstheme="minorBidi" w:eastAsiaTheme="minorEastAsia" w:hAnsiTheme="minorHAnsi"/>
              <w:lang w:eastAsia="de-CH"/>
            </w:rPr>
          </w:pPr>
          <w:r>
            <w:rPr/>
            <w:t>9.8</w:t>
          </w:r>
          <w:r>
            <w:rPr>
              <w:rFonts w:eastAsia="ＭＳ 明朝" w:cs="" w:ascii="Calibri" w:hAnsi="Calibri" w:asciiTheme="minorHAnsi" w:cstheme="minorBidi" w:eastAsiaTheme="minorEastAsia" w:hAnsiTheme="minorHAnsi"/>
              <w:lang w:eastAsia="de-CH"/>
            </w:rPr>
            <w:tab/>
          </w:r>
          <w:r>
            <w:rPr/>
            <w:t>File / Close</w:t>
            <w:tab/>
            <w:t>30</w:t>
          </w:r>
        </w:p>
        <w:p>
          <w:pPr>
            <w:pStyle w:val="Contents2"/>
            <w:rPr>
              <w:rFonts w:ascii="Calibri" w:hAnsi="Calibri" w:eastAsia="ＭＳ 明朝" w:cs="" w:asciiTheme="minorHAnsi" w:cstheme="minorBidi" w:eastAsiaTheme="minorEastAsia" w:hAnsiTheme="minorHAnsi"/>
              <w:lang w:eastAsia="de-CH"/>
            </w:rPr>
          </w:pPr>
          <w:r>
            <w:rPr/>
            <w:t>9.9</w:t>
          </w:r>
          <w:r>
            <w:rPr>
              <w:rFonts w:eastAsia="ＭＳ 明朝" w:cs="" w:ascii="Calibri" w:hAnsi="Calibri" w:asciiTheme="minorHAnsi" w:cstheme="minorBidi" w:eastAsiaTheme="minorEastAsia" w:hAnsiTheme="minorHAnsi"/>
              <w:lang w:eastAsia="de-CH"/>
            </w:rPr>
            <w:tab/>
          </w:r>
          <w:r>
            <w:rPr/>
            <w:t>File / Display meta data ...</w:t>
            <w:tab/>
            <w:t>31</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9.10</w:t>
          </w:r>
          <w:r>
            <w:rPr>
              <w:rFonts w:eastAsia="ＭＳ 明朝" w:cs="" w:ascii="Calibri" w:hAnsi="Calibri" w:asciiTheme="minorHAnsi" w:cstheme="minorBidi" w:eastAsiaTheme="minorEastAsia" w:hAnsiTheme="minorHAnsi"/>
              <w:lang w:eastAsia="de-CH"/>
            </w:rPr>
            <w:tab/>
          </w:r>
          <w:r>
            <w:rPr/>
            <w:t>File / Augment meta data ...</w:t>
            <w:tab/>
            <w:t>32</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9.11</w:t>
          </w:r>
          <w:r>
            <w:rPr>
              <w:rFonts w:eastAsia="ＭＳ 明朝" w:cs="" w:ascii="Calibri" w:hAnsi="Calibri" w:asciiTheme="minorHAnsi" w:cstheme="minorBidi" w:eastAsiaTheme="minorEastAsia" w:hAnsiTheme="minorHAnsi"/>
              <w:lang w:eastAsia="de-CH"/>
            </w:rPr>
            <w:tab/>
          </w:r>
          <w:r>
            <w:rPr/>
            <w:t>File / Exit</w:t>
            <w:tab/>
            <w:t>32</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9.12</w:t>
          </w:r>
          <w:r>
            <w:rPr>
              <w:rFonts w:eastAsia="ＭＳ 明朝" w:cs="" w:ascii="Calibri" w:hAnsi="Calibri" w:asciiTheme="minorHAnsi" w:cstheme="minorBidi" w:eastAsiaTheme="minorEastAsia" w:hAnsiTheme="minorHAnsi"/>
              <w:lang w:eastAsia="de-CH"/>
            </w:rPr>
            <w:tab/>
          </w:r>
          <w:r>
            <w:rPr/>
            <w:t>Edit / Copy all</w:t>
            <w:tab/>
            <w:t>32</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9.13</w:t>
          </w:r>
          <w:r>
            <w:rPr>
              <w:rFonts w:eastAsia="ＭＳ 明朝" w:cs="" w:ascii="Calibri" w:hAnsi="Calibri" w:asciiTheme="minorHAnsi" w:cstheme="minorBidi" w:eastAsiaTheme="minorEastAsia" w:hAnsiTheme="minorHAnsi"/>
              <w:lang w:eastAsia="de-CH"/>
            </w:rPr>
            <w:tab/>
          </w:r>
          <w:r>
            <w:rPr/>
            <w:t>Edit / Copy</w:t>
            <w:tab/>
            <w:t>33</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9.14</w:t>
          </w:r>
          <w:r>
            <w:rPr>
              <w:rFonts w:eastAsia="ＭＳ 明朝" w:cs="" w:ascii="Calibri" w:hAnsi="Calibri" w:asciiTheme="minorHAnsi" w:cstheme="minorBidi" w:eastAsiaTheme="minorEastAsia" w:hAnsiTheme="minorHAnsi"/>
              <w:lang w:eastAsia="de-CH"/>
            </w:rPr>
            <w:tab/>
          </w:r>
          <w:r>
            <w:rPr/>
            <w:t>Edit / Export table ...</w:t>
            <w:tab/>
            <w:t>33</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9.15</w:t>
          </w:r>
          <w:r>
            <w:rPr>
              <w:rFonts w:eastAsia="ＭＳ 明朝" w:cs="" w:ascii="Calibri" w:hAnsi="Calibri" w:asciiTheme="minorHAnsi" w:cstheme="minorBidi" w:eastAsiaTheme="minorEastAsia" w:hAnsiTheme="minorHAnsi"/>
              <w:lang w:eastAsia="de-CH"/>
            </w:rPr>
            <w:tab/>
          </w:r>
          <w:r>
            <w:rPr/>
            <w:t>Edit / Find in meta data ...</w:t>
            <w:tab/>
            <w:t>33</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9.16</w:t>
          </w:r>
          <w:r>
            <w:rPr>
              <w:rFonts w:eastAsia="ＭＳ 明朝" w:cs="" w:ascii="Calibri" w:hAnsi="Calibri" w:asciiTheme="minorHAnsi" w:cstheme="minorBidi" w:eastAsiaTheme="minorEastAsia" w:hAnsiTheme="minorHAnsi"/>
              <w:lang w:eastAsia="de-CH"/>
            </w:rPr>
            <w:tab/>
          </w:r>
          <w:r>
            <w:rPr/>
            <w:t>Edit / Find next in meta data</w:t>
            <w:tab/>
            <w:t>34</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9.17</w:t>
          </w:r>
          <w:r>
            <w:rPr>
              <w:rFonts w:eastAsia="ＭＳ 明朝" w:cs="" w:ascii="Calibri" w:hAnsi="Calibri" w:asciiTheme="minorHAnsi" w:cstheme="minorBidi" w:eastAsiaTheme="minorEastAsia" w:hAnsiTheme="minorHAnsi"/>
              <w:lang w:eastAsia="de-CH"/>
            </w:rPr>
            <w:tab/>
          </w:r>
          <w:r>
            <w:rPr/>
            <w:t>Edit / Search in primary data...</w:t>
            <w:tab/>
            <w:t>35</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9.18</w:t>
          </w:r>
          <w:r>
            <w:rPr>
              <w:rFonts w:eastAsia="ＭＳ 明朝" w:cs="" w:ascii="Calibri" w:hAnsi="Calibri" w:asciiTheme="minorHAnsi" w:cstheme="minorBidi" w:eastAsiaTheme="minorEastAsia" w:hAnsiTheme="minorHAnsi"/>
              <w:lang w:eastAsia="de-CH"/>
            </w:rPr>
            <w:tab/>
          </w:r>
          <w:r>
            <w:rPr/>
            <w:t>Edit / Search next in primary data</w:t>
            <w:tab/>
            <w:t>36</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9.19</w:t>
          </w:r>
          <w:r>
            <w:rPr>
              <w:rFonts w:eastAsia="ＭＳ 明朝" w:cs="" w:ascii="Calibri" w:hAnsi="Calibri" w:asciiTheme="minorHAnsi" w:cstheme="minorBidi" w:eastAsiaTheme="minorEastAsia" w:hAnsiTheme="minorHAnsi"/>
              <w:lang w:eastAsia="de-CH"/>
            </w:rPr>
            <w:tab/>
          </w:r>
          <w:r>
            <w:rPr/>
            <w:t>Tools / Install ...</w:t>
            <w:tab/>
            <w:t>36</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9.20</w:t>
          </w:r>
          <w:r>
            <w:rPr>
              <w:rFonts w:eastAsia="ＭＳ 明朝" w:cs="" w:ascii="Calibri" w:hAnsi="Calibri" w:asciiTheme="minorHAnsi" w:cstheme="minorBidi" w:eastAsiaTheme="minorEastAsia" w:hAnsiTheme="minorHAnsi"/>
              <w:lang w:eastAsia="de-CH"/>
            </w:rPr>
            <w:tab/>
          </w:r>
          <w:r>
            <w:rPr/>
            <w:t>Tools / Uninstall</w:t>
            <w:tab/>
            <w:t>36</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9.21</w:t>
          </w:r>
          <w:r>
            <w:rPr>
              <w:rFonts w:eastAsia="ＭＳ 明朝" w:cs="" w:ascii="Calibri" w:hAnsi="Calibri" w:asciiTheme="minorHAnsi" w:cstheme="minorBidi" w:eastAsiaTheme="minorEastAsia" w:hAnsiTheme="minorHAnsi"/>
              <w:lang w:eastAsia="de-CH"/>
            </w:rPr>
            <w:tab/>
          </w:r>
          <w:r>
            <w:rPr/>
            <w:t>Tools / Language</w:t>
            <w:tab/>
            <w:t>36</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9.22</w:t>
          </w:r>
          <w:r>
            <w:rPr>
              <w:rFonts w:eastAsia="ＭＳ 明朝" w:cs="" w:ascii="Calibri" w:hAnsi="Calibri" w:asciiTheme="minorHAnsi" w:cstheme="minorBidi" w:eastAsiaTheme="minorEastAsia" w:hAnsiTheme="minorHAnsi"/>
              <w:lang w:eastAsia="de-CH"/>
            </w:rPr>
            <w:tab/>
          </w:r>
          <w:r>
            <w:rPr/>
            <w:t>Tools / Check integrity</w:t>
            <w:tab/>
            <w:t>37</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9.23</w:t>
          </w:r>
          <w:r>
            <w:rPr>
              <w:rFonts w:eastAsia="ＭＳ 明朝" w:cs="" w:ascii="Calibri" w:hAnsi="Calibri" w:asciiTheme="minorHAnsi" w:cstheme="minorBidi" w:eastAsiaTheme="minorEastAsia" w:hAnsiTheme="minorHAnsi"/>
              <w:lang w:eastAsia="de-CH"/>
            </w:rPr>
            <w:tab/>
          </w:r>
          <w:r>
            <w:rPr/>
            <w:t>Tools / Options ...</w:t>
            <w:tab/>
            <w:t>37</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9.24</w:t>
          </w:r>
          <w:r>
            <w:rPr>
              <w:rFonts w:eastAsia="ＭＳ 明朝" w:cs="" w:ascii="Calibri" w:hAnsi="Calibri" w:asciiTheme="minorHAnsi" w:cstheme="minorBidi" w:eastAsiaTheme="minorEastAsia" w:hAnsiTheme="minorHAnsi"/>
              <w:lang w:eastAsia="de-CH"/>
            </w:rPr>
            <w:tab/>
          </w:r>
          <w:r>
            <w:rPr/>
            <w:t>? / Help</w:t>
            <w:tab/>
            <w:t>38</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9.25</w:t>
          </w:r>
          <w:r>
            <w:rPr>
              <w:rFonts w:eastAsia="ＭＳ 明朝" w:cs="" w:ascii="Calibri" w:hAnsi="Calibri" w:asciiTheme="minorHAnsi" w:cstheme="minorBidi" w:eastAsiaTheme="minorEastAsia" w:hAnsiTheme="minorHAnsi"/>
              <w:lang w:eastAsia="de-CH"/>
            </w:rPr>
            <w:tab/>
          </w:r>
          <w:r>
            <w:rPr/>
            <w:t>? / Info</w:t>
            <w:tab/>
            <w:t>38</w:t>
          </w:r>
        </w:p>
        <w:p>
          <w:pPr>
            <w:pStyle w:val="Contents1"/>
            <w:rPr>
              <w:rFonts w:ascii="Calibri" w:hAnsi="Calibri" w:eastAsia="ＭＳ 明朝" w:cs="" w:asciiTheme="minorHAnsi" w:cstheme="minorBidi" w:eastAsiaTheme="minorEastAsia" w:hAnsiTheme="minorHAnsi"/>
              <w:lang w:eastAsia="de-CH"/>
            </w:rPr>
          </w:pPr>
          <w:r>
            <w:rPr/>
            <w:t>10</w:t>
          </w:r>
          <w:r>
            <w:rPr>
              <w:rFonts w:eastAsia="ＭＳ 明朝" w:cs="" w:ascii="Calibri" w:hAnsi="Calibri" w:asciiTheme="minorHAnsi" w:cstheme="minorBidi" w:eastAsiaTheme="minorEastAsia" w:hAnsiTheme="minorHAnsi"/>
              <w:lang w:eastAsia="de-CH"/>
            </w:rPr>
            <w:tab/>
          </w:r>
          <w:r>
            <w:rPr/>
            <w:t>External LOBs</w:t>
            <w:tab/>
            <w:t>39</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10.1</w:t>
          </w:r>
          <w:r>
            <w:rPr>
              <w:rFonts w:eastAsia="ＭＳ 明朝" w:cs="" w:ascii="Calibri" w:hAnsi="Calibri" w:asciiTheme="minorHAnsi" w:cstheme="minorBidi" w:eastAsiaTheme="minorEastAsia" w:hAnsiTheme="minorHAnsi"/>
              <w:lang w:eastAsia="de-CH"/>
            </w:rPr>
            <w:tab/>
          </w:r>
          <w:r>
            <w:rPr/>
            <w:t>Download only Metadata</w:t>
            <w:tab/>
            <w:t>39</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10.2</w:t>
          </w:r>
          <w:r>
            <w:rPr>
              <w:rFonts w:eastAsia="ＭＳ 明朝" w:cs="" w:ascii="Calibri" w:hAnsi="Calibri" w:asciiTheme="minorHAnsi" w:cstheme="minorBidi" w:eastAsiaTheme="minorEastAsia" w:hAnsiTheme="minorHAnsi"/>
              <w:lang w:eastAsia="de-CH"/>
            </w:rPr>
            <w:tab/>
          </w:r>
          <w:r>
            <w:rPr/>
            <w:t>Specify External Storage Locations</w:t>
            <w:tab/>
            <w:t>40</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10.3</w:t>
          </w:r>
          <w:r>
            <w:rPr>
              <w:rFonts w:eastAsia="ＭＳ 明朝" w:cs="" w:ascii="Calibri" w:hAnsi="Calibri" w:asciiTheme="minorHAnsi" w:cstheme="minorBidi" w:eastAsiaTheme="minorEastAsia" w:hAnsiTheme="minorHAnsi"/>
              <w:lang w:eastAsia="de-CH"/>
            </w:rPr>
            <w:tab/>
          </w:r>
          <w:r>
            <w:rPr/>
            <w:t>Download LOBs to External Locations</w:t>
            <w:tab/>
            <w:t>43</w:t>
          </w:r>
        </w:p>
        <w:p>
          <w:pPr>
            <w:pStyle w:val="Contents1"/>
            <w:rPr>
              <w:rFonts w:ascii="Calibri" w:hAnsi="Calibri" w:eastAsia="ＭＳ 明朝" w:cs="" w:asciiTheme="minorHAnsi" w:cstheme="minorBidi" w:eastAsiaTheme="minorEastAsia" w:hAnsiTheme="minorHAnsi"/>
              <w:lang w:eastAsia="de-CH"/>
            </w:rPr>
          </w:pPr>
          <w:r>
            <w:rPr/>
            <w:t>11</w:t>
          </w:r>
          <w:r>
            <w:rPr>
              <w:rFonts w:eastAsia="ＭＳ 明朝" w:cs="" w:ascii="Calibri" w:hAnsi="Calibri" w:asciiTheme="minorHAnsi" w:cstheme="minorBidi" w:eastAsiaTheme="minorEastAsia" w:hAnsiTheme="minorHAnsi"/>
              <w:lang w:eastAsia="de-CH"/>
            </w:rPr>
            <w:tab/>
          </w:r>
          <w:r>
            <w:rPr/>
            <w:t>Command Line Invocation</w:t>
            <w:tab/>
            <w:t>44</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11.1</w:t>
          </w:r>
          <w:r>
            <w:rPr>
              <w:rFonts w:eastAsia="ＭＳ 明朝" w:cs="" w:ascii="Calibri" w:hAnsi="Calibri" w:asciiTheme="minorHAnsi" w:cstheme="minorBidi" w:eastAsiaTheme="minorEastAsia" w:hAnsiTheme="minorHAnsi"/>
              <w:lang w:eastAsia="de-CH"/>
            </w:rPr>
            <w:tab/>
          </w:r>
          <w:r>
            <w:rPr/>
            <w:t>SiardFromDb</w:t>
            <w:tab/>
            <w:t>44</w:t>
          </w:r>
        </w:p>
        <w:p>
          <w:pPr>
            <w:pStyle w:val="Contents3"/>
            <w:rPr>
              <w:rFonts w:ascii="Calibri" w:hAnsi="Calibri" w:eastAsia="ＭＳ 明朝" w:cs="" w:asciiTheme="minorHAnsi" w:cstheme="minorBidi" w:eastAsiaTheme="minorEastAsia" w:hAnsiTheme="minorHAnsi"/>
              <w:lang w:eastAsia="de-CH"/>
            </w:rPr>
          </w:pPr>
          <w:r>
            <w:rPr/>
            <w:t>11.1.1</w:t>
          </w:r>
          <w:r>
            <w:rPr>
              <w:rFonts w:eastAsia="ＭＳ 明朝" w:cs="" w:ascii="Calibri" w:hAnsi="Calibri" w:asciiTheme="minorHAnsi" w:cstheme="minorBidi" w:eastAsiaTheme="minorEastAsia" w:hAnsiTheme="minorHAnsi"/>
              <w:lang w:eastAsia="de-CH"/>
            </w:rPr>
            <w:tab/>
          </w:r>
          <w:r>
            <w:rPr/>
            <w:t>Invocation</w:t>
            <w:tab/>
            <w:t>44</w:t>
          </w:r>
        </w:p>
        <w:p>
          <w:pPr>
            <w:pStyle w:val="Contents3"/>
            <w:rPr>
              <w:rFonts w:ascii="Calibri" w:hAnsi="Calibri" w:eastAsia="ＭＳ 明朝" w:cs="" w:asciiTheme="minorHAnsi" w:cstheme="minorBidi" w:eastAsiaTheme="minorEastAsia" w:hAnsiTheme="minorHAnsi"/>
              <w:lang w:eastAsia="de-CH"/>
            </w:rPr>
          </w:pPr>
          <w:r>
            <w:rPr/>
            <w:t>11.1.2</w:t>
          </w:r>
          <w:r>
            <w:rPr>
              <w:rFonts w:eastAsia="ＭＳ 明朝" w:cs="" w:ascii="Calibri" w:hAnsi="Calibri" w:asciiTheme="minorHAnsi" w:cstheme="minorBidi" w:eastAsiaTheme="minorEastAsia" w:hAnsiTheme="minorHAnsi"/>
              <w:lang w:eastAsia="de-CH"/>
            </w:rPr>
            <w:tab/>
          </w:r>
          <w:r>
            <w:rPr/>
            <w:t>Arguments</w:t>
            <w:tab/>
            <w:t>45</w:t>
          </w:r>
        </w:p>
        <w:p>
          <w:pPr>
            <w:pStyle w:val="Contents3"/>
            <w:rPr>
              <w:rFonts w:ascii="Calibri" w:hAnsi="Calibri" w:eastAsia="ＭＳ 明朝" w:cs="" w:asciiTheme="minorHAnsi" w:cstheme="minorBidi" w:eastAsiaTheme="minorEastAsia" w:hAnsiTheme="minorHAnsi"/>
              <w:lang w:eastAsia="de-CH"/>
            </w:rPr>
          </w:pPr>
          <w:r>
            <w:rPr/>
            <w:t>11.1.3</w:t>
          </w:r>
          <w:r>
            <w:rPr>
              <w:rFonts w:eastAsia="ＭＳ 明朝" w:cs="" w:ascii="Calibri" w:hAnsi="Calibri" w:asciiTheme="minorHAnsi" w:cstheme="minorBidi" w:eastAsiaTheme="minorEastAsia" w:hAnsiTheme="minorHAnsi"/>
              <w:lang w:eastAsia="de-CH"/>
            </w:rPr>
            <w:tab/>
          </w:r>
          <w:r>
            <w:rPr/>
            <w:t>Notes</w:t>
            <w:tab/>
            <w:t>46</w:t>
          </w:r>
        </w:p>
        <w:p>
          <w:pPr>
            <w:pStyle w:val="Contents3"/>
            <w:rPr>
              <w:rFonts w:ascii="Calibri" w:hAnsi="Calibri" w:eastAsia="ＭＳ 明朝" w:cs="" w:asciiTheme="minorHAnsi" w:cstheme="minorBidi" w:eastAsiaTheme="minorEastAsia" w:hAnsiTheme="minorHAnsi"/>
              <w:lang w:eastAsia="de-CH"/>
            </w:rPr>
          </w:pPr>
          <w:r>
            <w:rPr/>
            <w:t>11.1.4</w:t>
          </w:r>
          <w:r>
            <w:rPr>
              <w:rFonts w:eastAsia="ＭＳ 明朝" w:cs="" w:ascii="Calibri" w:hAnsi="Calibri" w:asciiTheme="minorHAnsi" w:cstheme="minorBidi" w:eastAsiaTheme="minorEastAsia" w:hAnsiTheme="minorHAnsi"/>
              <w:lang w:eastAsia="de-CH"/>
            </w:rPr>
            <w:tab/>
          </w:r>
          <w:r>
            <w:rPr/>
            <w:t>Archiving Database User</w:t>
            <w:tab/>
            <w:t>46</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11.2</w:t>
          </w:r>
          <w:r>
            <w:rPr>
              <w:rFonts w:eastAsia="ＭＳ 明朝" w:cs="" w:ascii="Calibri" w:hAnsi="Calibri" w:asciiTheme="minorHAnsi" w:cstheme="minorBidi" w:eastAsiaTheme="minorEastAsia" w:hAnsiTheme="minorHAnsi"/>
              <w:lang w:eastAsia="de-CH"/>
            </w:rPr>
            <w:tab/>
          </w:r>
          <w:r>
            <w:rPr/>
            <w:t>SiardToDb</w:t>
            <w:tab/>
            <w:t>47</w:t>
          </w:r>
        </w:p>
        <w:p>
          <w:pPr>
            <w:pStyle w:val="Contents3"/>
            <w:rPr>
              <w:rFonts w:ascii="Calibri" w:hAnsi="Calibri" w:eastAsia="ＭＳ 明朝" w:cs="" w:asciiTheme="minorHAnsi" w:cstheme="minorBidi" w:eastAsiaTheme="minorEastAsia" w:hAnsiTheme="minorHAnsi"/>
              <w:lang w:eastAsia="de-CH"/>
            </w:rPr>
          </w:pPr>
          <w:r>
            <w:rPr/>
            <w:t>11.2.1</w:t>
          </w:r>
          <w:r>
            <w:rPr>
              <w:rFonts w:eastAsia="ＭＳ 明朝" w:cs="" w:ascii="Calibri" w:hAnsi="Calibri" w:asciiTheme="minorHAnsi" w:cstheme="minorBidi" w:eastAsiaTheme="minorEastAsia" w:hAnsiTheme="minorHAnsi"/>
              <w:lang w:eastAsia="de-CH"/>
            </w:rPr>
            <w:tab/>
          </w:r>
          <w:r>
            <w:rPr/>
            <w:t>Invocation</w:t>
            <w:tab/>
            <w:t>47</w:t>
          </w:r>
        </w:p>
        <w:p>
          <w:pPr>
            <w:pStyle w:val="Contents3"/>
            <w:rPr>
              <w:rFonts w:ascii="Calibri" w:hAnsi="Calibri" w:eastAsia="ＭＳ 明朝" w:cs="" w:asciiTheme="minorHAnsi" w:cstheme="minorBidi" w:eastAsiaTheme="minorEastAsia" w:hAnsiTheme="minorHAnsi"/>
              <w:lang w:eastAsia="de-CH"/>
            </w:rPr>
          </w:pPr>
          <w:r>
            <w:rPr/>
            <w:t>11.2.2</w:t>
          </w:r>
          <w:r>
            <w:rPr>
              <w:rFonts w:eastAsia="ＭＳ 明朝" w:cs="" w:ascii="Calibri" w:hAnsi="Calibri" w:asciiTheme="minorHAnsi" w:cstheme="minorBidi" w:eastAsiaTheme="minorEastAsia" w:hAnsiTheme="minorHAnsi"/>
              <w:lang w:eastAsia="de-CH"/>
            </w:rPr>
            <w:tab/>
          </w:r>
          <w:r>
            <w:rPr/>
            <w:t>Arguments</w:t>
            <w:tab/>
            <w:t>47</w:t>
          </w:r>
        </w:p>
        <w:p>
          <w:pPr>
            <w:pStyle w:val="Contents3"/>
            <w:rPr>
              <w:rFonts w:ascii="Calibri" w:hAnsi="Calibri" w:eastAsia="ＭＳ 明朝" w:cs="" w:asciiTheme="minorHAnsi" w:cstheme="minorBidi" w:eastAsiaTheme="minorEastAsia" w:hAnsiTheme="minorHAnsi"/>
              <w:lang w:eastAsia="de-CH"/>
            </w:rPr>
          </w:pPr>
          <w:r>
            <w:rPr/>
            <w:t>11.2.3</w:t>
          </w:r>
          <w:r>
            <w:rPr>
              <w:rFonts w:eastAsia="ＭＳ 明朝" w:cs="" w:ascii="Calibri" w:hAnsi="Calibri" w:asciiTheme="minorHAnsi" w:cstheme="minorBidi" w:eastAsiaTheme="minorEastAsia" w:hAnsiTheme="minorHAnsi"/>
              <w:lang w:eastAsia="de-CH"/>
            </w:rPr>
            <w:tab/>
          </w:r>
          <w:r>
            <w:rPr/>
            <w:t>Notes</w:t>
            <w:tab/>
            <w:t>48</w:t>
          </w:r>
        </w:p>
        <w:p>
          <w:pPr>
            <w:pStyle w:val="Contents1"/>
            <w:rPr>
              <w:rFonts w:ascii="Calibri" w:hAnsi="Calibri" w:eastAsia="ＭＳ 明朝" w:cs="" w:asciiTheme="minorHAnsi" w:cstheme="minorBidi" w:eastAsiaTheme="minorEastAsia" w:hAnsiTheme="minorHAnsi"/>
              <w:lang w:eastAsia="de-CH"/>
            </w:rPr>
          </w:pPr>
          <w:r>
            <w:rPr/>
            <w:t>12</w:t>
          </w:r>
          <w:r>
            <w:rPr>
              <w:rFonts w:eastAsia="ＭＳ 明朝" w:cs="" w:ascii="Calibri" w:hAnsi="Calibri" w:asciiTheme="minorHAnsi" w:cstheme="minorBidi" w:eastAsiaTheme="minorEastAsia" w:hAnsiTheme="minorHAnsi"/>
              <w:lang w:eastAsia="de-CH"/>
            </w:rPr>
            <w:tab/>
          </w:r>
          <w:r>
            <w:rPr/>
            <w:t>Database Management Systems</w:t>
            <w:tab/>
            <w:t>49</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12.1</w:t>
          </w:r>
          <w:r>
            <w:rPr>
              <w:rFonts w:eastAsia="ＭＳ 明朝" w:cs="" w:ascii="Calibri" w:hAnsi="Calibri" w:asciiTheme="minorHAnsi" w:cstheme="minorBidi" w:eastAsiaTheme="minorEastAsia" w:hAnsiTheme="minorHAnsi"/>
              <w:lang w:eastAsia="de-CH"/>
            </w:rPr>
            <w:tab/>
          </w:r>
          <w:r>
            <w:rPr/>
            <w:t>JDBC URL for connecting to a database</w:t>
            <w:tab/>
            <w:t>49</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12.2</w:t>
          </w:r>
          <w:r>
            <w:rPr>
              <w:rFonts w:eastAsia="ＭＳ 明朝" w:cs="" w:ascii="Calibri" w:hAnsi="Calibri" w:asciiTheme="minorHAnsi" w:cstheme="minorBidi" w:eastAsiaTheme="minorEastAsia" w:hAnsiTheme="minorHAnsi"/>
              <w:lang w:eastAsia="de-CH"/>
            </w:rPr>
            <w:tab/>
          </w:r>
          <w:r>
            <w:rPr/>
            <w:t>Handling of proprietary data types</w:t>
            <w:tab/>
            <w:t>50</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12.3</w:t>
          </w:r>
          <w:r>
            <w:rPr>
              <w:rFonts w:eastAsia="ＭＳ 明朝" w:cs="" w:ascii="Calibri" w:hAnsi="Calibri" w:asciiTheme="minorHAnsi" w:cstheme="minorBidi" w:eastAsiaTheme="minorEastAsia" w:hAnsiTheme="minorHAnsi"/>
              <w:lang w:eastAsia="de-CH"/>
            </w:rPr>
            <w:tab/>
          </w:r>
          <w:r>
            <w:rPr/>
            <w:t>Preparation of a database for download</w:t>
            <w:tab/>
            <w:t>50</w:t>
          </w:r>
        </w:p>
        <w:p>
          <w:pPr>
            <w:pStyle w:val="Contents2"/>
            <w:tabs>
              <w:tab w:val="left" w:pos="1276" w:leader="none"/>
              <w:tab w:val="right" w:pos="9072" w:leader="dot"/>
            </w:tabs>
            <w:rPr>
              <w:rFonts w:ascii="Calibri" w:hAnsi="Calibri" w:eastAsia="ＭＳ 明朝" w:cs="" w:asciiTheme="minorHAnsi" w:cstheme="minorBidi" w:eastAsiaTheme="minorEastAsia" w:hAnsiTheme="minorHAnsi"/>
              <w:lang w:eastAsia="de-CH"/>
            </w:rPr>
          </w:pPr>
          <w:r>
            <w:rPr/>
            <w:t>12.4</w:t>
          </w:r>
          <w:r>
            <w:rPr>
              <w:rFonts w:eastAsia="ＭＳ 明朝" w:cs="" w:ascii="Calibri" w:hAnsi="Calibri" w:asciiTheme="minorHAnsi" w:cstheme="minorBidi" w:eastAsiaTheme="minorEastAsia" w:hAnsiTheme="minorHAnsi"/>
              <w:lang w:eastAsia="de-CH"/>
            </w:rPr>
            <w:tab/>
          </w:r>
          <w:r>
            <w:rPr/>
            <w:t>Preparation of a database for upload</w:t>
            <w:tab/>
            <w:t>50</w:t>
          </w:r>
        </w:p>
        <w:p>
          <w:pPr>
            <w:pStyle w:val="Contents1"/>
            <w:rPr>
              <w:rFonts w:ascii="Calibri" w:hAnsi="Calibri" w:eastAsia="ＭＳ 明朝" w:cs="" w:asciiTheme="minorHAnsi" w:cstheme="minorBidi" w:eastAsiaTheme="minorEastAsia" w:hAnsiTheme="minorHAnsi"/>
              <w:lang w:val="de-CH" w:eastAsia="de-CH"/>
            </w:rPr>
          </w:pPr>
          <w:r>
            <w:rPr/>
            <w:t>13</w:t>
          </w:r>
          <w:r>
            <w:rPr>
              <w:rFonts w:eastAsia="ＭＳ 明朝" w:cs="" w:ascii="Calibri" w:hAnsi="Calibri" w:asciiTheme="minorHAnsi" w:cstheme="minorBidi" w:eastAsiaTheme="minorEastAsia" w:hAnsiTheme="minorHAnsi"/>
              <w:lang w:val="de-CH" w:eastAsia="de-CH"/>
            </w:rPr>
            <w:tab/>
          </w:r>
          <w:r>
            <w:rPr/>
            <w:t>Logging</w:t>
            <w:tab/>
            <w:t>51</w:t>
          </w:r>
        </w:p>
        <w:p>
          <w:pPr>
            <w:pStyle w:val="Contents1"/>
            <w:rPr>
              <w:rFonts w:ascii="Calibri" w:hAnsi="Calibri" w:eastAsia="ＭＳ 明朝" w:cs="" w:asciiTheme="minorHAnsi" w:cstheme="minorBidi" w:eastAsiaTheme="minorEastAsia" w:hAnsiTheme="minorHAnsi"/>
              <w:lang w:val="de-CH" w:eastAsia="de-CH"/>
            </w:rPr>
          </w:pPr>
          <w:r>
            <w:rPr/>
            <w:t>14</w:t>
          </w:r>
          <w:r>
            <w:rPr>
              <w:rFonts w:eastAsia="ＭＳ 明朝" w:cs="" w:ascii="Calibri" w:hAnsi="Calibri" w:asciiTheme="minorHAnsi" w:cstheme="minorBidi" w:eastAsiaTheme="minorEastAsia" w:hAnsiTheme="minorHAnsi"/>
              <w:lang w:val="de-CH" w:eastAsia="de-CH"/>
            </w:rPr>
            <w:tab/>
          </w:r>
          <w:r>
            <w:rPr/>
            <w:t>Limitations</w:t>
            <w:tab/>
            <w:t>52</w:t>
          </w:r>
          <w:r>
            <w:rPr/>
            <w:fldChar w:fldCharType="end"/>
          </w:r>
        </w:p>
      </w:sdtContent>
    </w:sdt>
    <w:p>
      <w:pPr>
        <w:pStyle w:val="TextCDB"/>
        <w:rPr>
          <w:lang w:val="en-GB"/>
        </w:rPr>
      </w:pPr>
      <w:r>
        <w:rPr>
          <w:lang w:val="en-GB"/>
        </w:rPr>
      </w:r>
    </w:p>
    <w:p>
      <w:pPr>
        <w:pStyle w:val="Normal"/>
        <w:spacing w:lineRule="auto" w:line="240"/>
        <w:rPr>
          <w:szCs w:val="22"/>
          <w:lang w:eastAsia="de-DE"/>
        </w:rPr>
      </w:pPr>
      <w:r>
        <w:rPr>
          <w:szCs w:val="22"/>
          <w:lang w:eastAsia="de-DE"/>
        </w:rPr>
      </w:r>
      <w:r>
        <w:br w:type="page"/>
      </w:r>
    </w:p>
    <w:p>
      <w:pPr>
        <w:pStyle w:val="Heading1"/>
        <w:keepLines/>
        <w:numPr>
          <w:ilvl w:val="0"/>
          <w:numId w:val="2"/>
        </w:numPr>
        <w:tabs>
          <w:tab w:val="clear" w:pos="850"/>
        </w:tabs>
        <w:spacing w:lineRule="atLeast" w:line="260" w:before="240" w:after="0"/>
        <w:ind w:left="432" w:hanging="432"/>
        <w:rPr/>
      </w:pPr>
      <w:bookmarkStart w:id="0" w:name="_Toc48828105"/>
      <w:bookmarkStart w:id="1" w:name="_Toc48217482"/>
      <w:r>
        <w:rPr/>
        <w:t>Summary</w:t>
      </w:r>
      <w:bookmarkEnd w:id="0"/>
      <w:bookmarkEnd w:id="1"/>
    </w:p>
    <w:p>
      <w:pPr>
        <w:pStyle w:val="Normal"/>
        <w:rPr/>
      </w:pPr>
      <w:r>
        <w:rPr/>
      </w:r>
    </w:p>
    <w:p>
      <w:pPr>
        <w:pStyle w:val="Normal"/>
        <w:rPr/>
      </w:pPr>
      <w:r>
        <w:rPr/>
      </w:r>
    </w:p>
    <w:p>
      <w:pPr>
        <w:pStyle w:val="Normal"/>
        <w:rPr/>
      </w:pPr>
      <w:r>
        <w:rPr/>
        <w:t xml:space="preserve">This document is a technical user manual for the </w:t>
      </w:r>
      <w:r>
        <w:rPr>
          <w:i/>
        </w:rPr>
        <w:t>SIARD Suite</w:t>
      </w:r>
      <w:r>
        <w:rPr/>
        <w:t xml:space="preserve"> </w:t>
      </w:r>
      <w:r>
        <w:rPr>
          <w:i/>
        </w:rPr>
        <w:t>application</w:t>
      </w:r>
      <w:r>
        <w:rPr/>
        <w:t xml:space="preserve"> (Software Independent Archival of Relational Databases) of the Swiss Federal Archives.</w:t>
      </w:r>
    </w:p>
    <w:p>
      <w:pPr>
        <w:pStyle w:val="Normal"/>
        <w:rPr/>
      </w:pPr>
      <w:r>
        <w:rPr/>
      </w:r>
    </w:p>
    <w:p>
      <w:pPr>
        <w:pStyle w:val="Normal"/>
        <w:rPr/>
      </w:pPr>
      <w:r>
        <w:rPr/>
        <w:t>It describes the</w:t>
      </w:r>
    </w:p>
    <w:p>
      <w:pPr>
        <w:pStyle w:val="Normal"/>
        <w:rPr/>
      </w:pPr>
      <w:r>
        <w:rPr/>
      </w:r>
    </w:p>
    <w:p>
      <w:pPr>
        <w:pStyle w:val="ListParagraph"/>
        <w:numPr>
          <w:ilvl w:val="0"/>
          <w:numId w:val="3"/>
        </w:numPr>
        <w:rPr/>
      </w:pPr>
      <w:r>
        <w:rPr/>
        <w:t>technical prerequisites for deployment</w:t>
      </w:r>
    </w:p>
    <w:p>
      <w:pPr>
        <w:pStyle w:val="ListParagraph"/>
        <w:numPr>
          <w:ilvl w:val="0"/>
          <w:numId w:val="3"/>
        </w:numPr>
        <w:rPr/>
      </w:pPr>
      <w:r>
        <w:rPr/>
        <w:t>Installation</w:t>
      </w:r>
    </w:p>
    <w:p>
      <w:pPr>
        <w:pStyle w:val="ListParagraph"/>
        <w:numPr>
          <w:ilvl w:val="0"/>
          <w:numId w:val="3"/>
        </w:numPr>
        <w:rPr/>
      </w:pPr>
      <w:r>
        <w:rPr/>
        <w:t>Execution</w:t>
      </w:r>
    </w:p>
    <w:p>
      <w:pPr>
        <w:pStyle w:val="Normal"/>
        <w:rPr/>
      </w:pPr>
      <w:r>
        <w:rPr/>
      </w:r>
    </w:p>
    <w:p>
      <w:pPr>
        <w:pStyle w:val="Normal"/>
        <w:rPr/>
      </w:pPr>
      <w:r>
        <w:rPr/>
        <w:t>of SIARD Suite and its components.</w:t>
      </w:r>
    </w:p>
    <w:p>
      <w:pPr>
        <w:pStyle w:val="Normal"/>
        <w:rPr/>
      </w:pPr>
      <w:r>
        <w:rPr/>
      </w:r>
    </w:p>
    <w:p>
      <w:pPr>
        <w:pStyle w:val="Normal"/>
        <w:rPr/>
      </w:pPr>
      <w:r>
        <w:rPr/>
      </w:r>
    </w:p>
    <w:p>
      <w:pPr>
        <w:pStyle w:val="Normal"/>
        <w:spacing w:lineRule="auto" w:line="259" w:before="0" w:after="160"/>
        <w:rPr/>
      </w:pPr>
      <w:r>
        <w:rPr/>
      </w:r>
    </w:p>
    <w:p>
      <w:pPr>
        <w:pStyle w:val="Heading2"/>
        <w:numPr>
          <w:ilvl w:val="1"/>
          <w:numId w:val="2"/>
        </w:numPr>
        <w:rPr/>
      </w:pPr>
      <w:bookmarkStart w:id="2" w:name="_Toc48828106"/>
      <w:r>
        <w:rPr/>
        <w:t>User Manual Language</w:t>
      </w:r>
      <w:bookmarkEnd w:id="2"/>
    </w:p>
    <w:p>
      <w:pPr>
        <w:pStyle w:val="Normal"/>
        <w:spacing w:lineRule="auto" w:line="259" w:before="0" w:after="160"/>
        <w:rPr/>
      </w:pPr>
      <w:r>
        <w:rPr/>
        <w:t xml:space="preserve">The user manual is also available in German, French or Italian and can be found directly in </w:t>
      </w:r>
      <w:r>
        <w:rPr>
          <w:i/>
        </w:rPr>
        <w:t>SIARD-Suite</w:t>
      </w:r>
      <w:r>
        <w:rPr/>
        <w:t xml:space="preserve"> under </w:t>
      </w:r>
      <w:r>
        <w:rPr>
          <w:i/>
        </w:rPr>
        <w:t>Menu &gt; ? &gt; Help</w:t>
      </w:r>
      <w:r>
        <w:rPr/>
        <w:t>.</w:t>
      </w:r>
    </w:p>
    <w:p>
      <w:pPr>
        <w:pStyle w:val="Normal"/>
        <w:rPr>
          <w:rFonts w:eastAsia="ＭＳ ゴシック" w:eastAsiaTheme="majorEastAsia"/>
        </w:rPr>
      </w:pPr>
      <w:r>
        <w:rPr>
          <w:rFonts w:eastAsia="ＭＳ ゴシック" w:eastAsiaTheme="majorEastAsia"/>
        </w:rPr>
      </w:r>
    </w:p>
    <w:p>
      <w:pPr>
        <w:pStyle w:val="Normal"/>
        <w:rPr>
          <w:rFonts w:eastAsia="ＭＳ ゴシック" w:eastAsiaTheme="majorEastAsia"/>
        </w:rPr>
      </w:pPr>
      <w:r>
        <w:rPr>
          <w:rFonts w:eastAsia="ＭＳ ゴシック" w:eastAsiaTheme="majorEastAsia"/>
        </w:rPr>
      </w:r>
    </w:p>
    <w:p>
      <w:pPr>
        <w:pStyle w:val="Heading2"/>
        <w:numPr>
          <w:ilvl w:val="1"/>
          <w:numId w:val="2"/>
        </w:numPr>
        <w:rPr/>
      </w:pPr>
      <w:bookmarkStart w:id="3" w:name="_Toc48828107"/>
      <w:r>
        <w:rPr/>
        <w:t>Latest release</w:t>
      </w:r>
      <w:bookmarkEnd w:id="3"/>
    </w:p>
    <w:p>
      <w:pPr>
        <w:pStyle w:val="Normal"/>
        <w:rPr/>
      </w:pPr>
      <w:r>
        <w:rPr/>
        <w:t xml:space="preserve">This version of the manual relates to the release of </w:t>
      </w:r>
      <w:commentRangeStart w:id="1"/>
      <w:r>
        <w:rPr>
          <w:i/>
        </w:rPr>
        <w:t>SIARD Suite 2.1.133</w:t>
      </w:r>
      <w:r>
        <w:rPr/>
        <w:t xml:space="preserve"> from February 2020</w:t>
      </w:r>
      <w:r>
        <w:rPr/>
      </w:r>
      <w:commentRangeEnd w:id="1"/>
      <w:r>
        <w:commentReference w:id="1"/>
      </w:r>
      <w:r>
        <w:rPr/>
        <w:t xml:space="preserve">. Later adjustments are not described in this document. The most current descriptions can be found in the </w:t>
      </w:r>
      <w:r>
        <w:rPr>
          <w:i/>
        </w:rPr>
        <w:t>SIARD Suite</w:t>
      </w:r>
      <w:r>
        <w:rPr/>
        <w:t xml:space="preserve"> </w:t>
      </w:r>
      <w:r>
        <w:rPr>
          <w:i/>
        </w:rPr>
        <w:t xml:space="preserve">application </w:t>
      </w:r>
      <w:r>
        <w:rPr/>
        <w:t xml:space="preserve">under </w:t>
      </w:r>
      <w:r>
        <w:rPr>
          <w:i/>
        </w:rPr>
        <w:t>Menu &gt; ? &gt; Help.</w:t>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bookmarkStart w:id="4" w:name="_GoBack"/>
      <w:bookmarkStart w:id="5" w:name="_GoBack"/>
      <w:bookmarkEnd w:id="5"/>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Web"/>
        <w:spacing w:beforeAutospacing="0" w:before="0" w:afterAutospacing="0" w:after="0"/>
        <w:rPr>
          <w:rFonts w:ascii="Arial" w:hAnsi="Arial" w:cs="Arial"/>
          <w:sz w:val="22"/>
          <w:szCs w:val="22"/>
          <w:lang w:val="en-GB"/>
        </w:rPr>
      </w:pPr>
      <w:r>
        <w:rPr>
          <w:rFonts w:cs="Arial" w:ascii="Arial" w:hAnsi="Arial"/>
          <w:sz w:val="22"/>
          <w:szCs w:val="22"/>
          <w:lang w:val="en-GB"/>
        </w:rPr>
      </w:r>
    </w:p>
    <w:p>
      <w:pPr>
        <w:pStyle w:val="Normal"/>
        <w:rPr>
          <w:rFonts w:eastAsia="ＭＳ ゴシック" w:eastAsiaTheme="majorEastAsia"/>
        </w:rPr>
      </w:pPr>
      <w:r>
        <w:rPr>
          <w:rFonts w:eastAsia="ＭＳ ゴシック" w:eastAsiaTheme="majorEastAsia"/>
        </w:rPr>
        <w:t>Author</w:t>
      </w:r>
      <w:r>
        <w:rPr/>
        <w:tab/>
        <w:tab/>
        <w:tab/>
        <w:tab/>
        <w:tab/>
        <w:tab/>
        <w:tab/>
        <w:t>Publisher</w:t>
      </w:r>
    </w:p>
    <w:p>
      <w:pPr>
        <w:pStyle w:val="Normal"/>
        <w:rPr/>
      </w:pPr>
      <w:r>
        <w:rPr/>
      </w:r>
    </w:p>
    <w:p>
      <w:pPr>
        <w:pStyle w:val="Normal"/>
        <w:rPr>
          <w:rFonts w:eastAsia="ＭＳ ゴシック" w:eastAsiaTheme="majorEastAsia"/>
        </w:rPr>
      </w:pPr>
      <w:del w:id="11" w:author="Jan Walker" w:date="2022-07-04T11:14:08Z">
        <w:r>
          <w:rPr>
            <w:rFonts w:eastAsia="ＭＳ ゴシック" w:eastAsiaTheme="majorEastAsia"/>
          </w:rPr>
          <w:delText>Dr. sc. math. Hartwig Thomas</w:delText>
        </w:r>
      </w:del>
      <w:r>
        <w:rPr/>
        <w:tab/>
        <w:tab/>
        <w:tab/>
        <w:t>Swiss Federal Archives</w:t>
      </w:r>
    </w:p>
    <w:p>
      <w:pPr>
        <w:pStyle w:val="Normal"/>
        <w:rPr>
          <w:rFonts w:eastAsia="ＭＳ ゴシック" w:eastAsiaTheme="majorEastAsia"/>
          <w:lang w:val="de-CH"/>
        </w:rPr>
      </w:pPr>
      <w:del w:id="12" w:author="Jan Walker" w:date="2022-07-04T11:14:12Z">
        <w:r>
          <w:rPr>
            <w:rFonts w:eastAsia="ＭＳ ゴシック" w:eastAsiaTheme="majorEastAsia"/>
            <w:lang w:val="de-CH"/>
          </w:rPr>
          <w:delText>Enter AG</w:delText>
        </w:r>
      </w:del>
      <w:ins w:id="13" w:author="Jan Walker" w:date="2022-07-04T11:14:12Z">
        <w:r>
          <w:rPr>
            <w:rFonts w:eastAsia="ＭＳ ゴシック" w:eastAsiaTheme="majorEastAsia"/>
            <w:sz w:val="22"/>
            <w:lang w:val="de-CH"/>
          </w:rPr>
          <w:t>Puzzle ITC GmbH</w:t>
        </w:r>
      </w:ins>
      <w:r>
        <w:rPr>
          <w:lang w:val="de-CH"/>
        </w:rPr>
        <w:tab/>
        <w:tab/>
        <w:tab/>
        <w:tab/>
        <w:tab/>
        <w:tab/>
        <w:t>Archivstrasse 24</w:t>
      </w:r>
    </w:p>
    <w:p>
      <w:pPr>
        <w:pStyle w:val="Normal"/>
        <w:rPr>
          <w:rFonts w:eastAsia="ＭＳ ゴシック" w:eastAsiaTheme="majorEastAsia"/>
          <w:lang w:val="de-CH"/>
        </w:rPr>
      </w:pPr>
      <w:del w:id="14" w:author="Jan Walker" w:date="2022-07-04T11:14:24Z">
        <w:r>
          <w:rPr>
            <w:rFonts w:eastAsia="ＭＳ ゴシック" w:eastAsiaTheme="majorEastAsia"/>
            <w:lang w:val="de-CH"/>
          </w:rPr>
          <w:delText>Joweid Zentrum 1</w:delText>
        </w:r>
      </w:del>
      <w:ins w:id="15" w:author="Jan Walker" w:date="2022-07-04T11:14:24Z">
        <w:r>
          <w:rPr>
            <w:rFonts w:eastAsia="ＭＳ ゴシック" w:eastAsiaTheme="majorEastAsia"/>
            <w:sz w:val="22"/>
            <w:lang w:val="de-CH"/>
          </w:rPr>
          <w:t>Belpstrasse 37</w:t>
        </w:r>
      </w:ins>
      <w:r>
        <w:rPr>
          <w:lang w:val="de-CH"/>
        </w:rPr>
        <w:tab/>
        <w:tab/>
        <w:tab/>
        <w:tab/>
        <w:tab/>
        <w:t>3003 Bern</w:t>
      </w:r>
    </w:p>
    <w:p>
      <w:pPr>
        <w:pStyle w:val="Normal"/>
        <w:rPr>
          <w:rFonts w:eastAsia="ＭＳ ゴシック" w:eastAsiaTheme="majorEastAsia"/>
        </w:rPr>
      </w:pPr>
      <w:del w:id="16" w:author="Jan Walker" w:date="2022-07-04T11:14:38Z">
        <w:r>
          <w:rPr>
            <w:rFonts w:eastAsia="ＭＳ ゴシック" w:eastAsiaTheme="majorEastAsia"/>
          </w:rPr>
          <w:delText>8630 Rüti ZH</w:delText>
        </w:r>
      </w:del>
      <w:ins w:id="17" w:author="Jan Walker" w:date="2022-07-04T11:14:38Z">
        <w:r>
          <w:rPr>
            <w:rFonts w:eastAsia="ＭＳ ゴシック" w:eastAsiaTheme="majorEastAsia"/>
            <w:sz w:val="22"/>
            <w:lang w:val="en-GB"/>
          </w:rPr>
          <w:t xml:space="preserve">3007 Bern </w:t>
        </w:r>
      </w:ins>
      <w:r>
        <w:rPr/>
        <w:tab/>
        <w:tab/>
        <w:tab/>
        <w:tab/>
        <w:tab/>
        <w:tab/>
        <w:t>Switzerland</w:t>
      </w:r>
    </w:p>
    <w:p>
      <w:pPr>
        <w:pStyle w:val="Normal"/>
        <w:rPr>
          <w:rFonts w:eastAsia="ＭＳ ゴシック" w:eastAsiaTheme="majorEastAsia"/>
        </w:rPr>
      </w:pPr>
      <w:r>
        <w:rPr>
          <w:rFonts w:eastAsia="ＭＳ ゴシック" w:eastAsiaTheme="majorEastAsia"/>
        </w:rPr>
        <w:t>Switzerland</w:t>
      </w:r>
      <w:bookmarkStart w:id="6" w:name="_Toc48217483"/>
    </w:p>
    <w:p>
      <w:pPr>
        <w:pStyle w:val="Heading1"/>
        <w:keepLines/>
        <w:numPr>
          <w:ilvl w:val="0"/>
          <w:numId w:val="2"/>
        </w:numPr>
        <w:tabs>
          <w:tab w:val="clear" w:pos="850"/>
        </w:tabs>
        <w:spacing w:lineRule="atLeast" w:line="260" w:before="240" w:after="0"/>
        <w:ind w:left="432" w:hanging="432"/>
        <w:rPr/>
      </w:pPr>
      <w:bookmarkStart w:id="7" w:name="_Toc48828108"/>
      <w:r>
        <w:rPr/>
        <w:t>Introduction</w:t>
      </w:r>
      <w:bookmarkEnd w:id="6"/>
      <w:bookmarkEnd w:id="7"/>
    </w:p>
    <w:p>
      <w:pPr>
        <w:pStyle w:val="Normal"/>
        <w:rPr/>
      </w:pPr>
      <w:r>
        <w:rPr/>
      </w:r>
    </w:p>
    <w:p>
      <w:pPr>
        <w:pStyle w:val="Normal"/>
        <w:rPr/>
      </w:pPr>
      <w:r>
        <w:rPr/>
        <w:t xml:space="preserve">The </w:t>
      </w:r>
      <w:r>
        <w:rPr>
          <w:i/>
        </w:rPr>
        <w:t>SIARD</w:t>
      </w:r>
      <w:r>
        <w:rPr/>
        <w:t xml:space="preserve"> format as well as the application </w:t>
      </w:r>
      <w:r>
        <w:rPr>
          <w:i/>
        </w:rPr>
        <w:t>SIARD Suite</w:t>
      </w:r>
      <w:r>
        <w:rPr/>
        <w:t xml:space="preserve"> were developed by the Swiss Federal Archives. </w:t>
      </w:r>
      <w:r>
        <w:rPr>
          <w:i/>
        </w:rPr>
        <w:t xml:space="preserve">SIARD </w:t>
      </w:r>
      <w:r>
        <w:rPr/>
        <w:t>(Software-Independent Archival of Relational Databases) is used for long-term archiving of relational database content.</w:t>
      </w:r>
    </w:p>
    <w:p>
      <w:pPr>
        <w:pStyle w:val="Normal"/>
        <w:rPr/>
      </w:pPr>
      <w:r>
        <w:rPr/>
      </w:r>
    </w:p>
    <w:p>
      <w:pPr>
        <w:pStyle w:val="Normal"/>
        <w:rPr/>
      </w:pPr>
      <w:r>
        <w:rPr/>
        <w:t xml:space="preserve">On behalf of the Swiss Federal Archives, Enter AG developed </w:t>
      </w:r>
      <w:r>
        <w:rPr>
          <w:i/>
        </w:rPr>
        <w:t>SIARD Format 1.0</w:t>
      </w:r>
      <w:r>
        <w:rPr/>
        <w:t xml:space="preserve"> and </w:t>
      </w:r>
      <w:r>
        <w:rPr>
          <w:i/>
        </w:rPr>
        <w:t>SIARD Suite 1.0</w:t>
      </w:r>
      <w:r>
        <w:rPr/>
        <w:t xml:space="preserve"> in 2007 as well as the current </w:t>
      </w:r>
      <w:r>
        <w:rPr>
          <w:i/>
        </w:rPr>
        <w:t>SIARD Suite 2.1</w:t>
      </w:r>
      <w:r>
        <w:rPr/>
        <w:t xml:space="preserve"> in the years 2016-2018.</w:t>
      </w:r>
    </w:p>
    <w:p>
      <w:pPr>
        <w:pStyle w:val="Normal"/>
        <w:rPr/>
      </w:pPr>
      <w:r>
        <w:rPr/>
      </w:r>
    </w:p>
    <w:p>
      <w:pPr>
        <w:pStyle w:val="Normal"/>
        <w:rPr/>
      </w:pPr>
      <w:r>
        <w:rPr/>
        <w:t xml:space="preserve">2015-2018 the version 2.1 of the </w:t>
      </w:r>
      <w:r>
        <w:rPr>
          <w:i/>
        </w:rPr>
        <w:t>SIARD format</w:t>
      </w:r>
      <w:r>
        <w:rPr/>
        <w:t xml:space="preserve"> was specified by the Swiss Federal Archives in cooperation with the EU project E-ARK and the KOST. Like version 1.0, </w:t>
      </w:r>
      <w:r>
        <w:rPr>
          <w:i/>
        </w:rPr>
        <w:t>SIARD Format 2.1</w:t>
      </w:r>
      <w:r>
        <w:rPr/>
        <w:t xml:space="preserve"> was endorsed as standard eCH-0165 by the association eCH E-Government Standards.</w:t>
      </w:r>
      <w:ins w:id="18" w:author="Jan Walker" w:date="2022-07-04T11:16:14Z">
        <w:r>
          <w:rPr/>
          <w:t xml:space="preserve"> </w:t>
        </w:r>
      </w:ins>
      <w:ins w:id="19" w:author="Jan Walker" w:date="2022-07-04T11:20:39Z">
        <w:r>
          <w:rPr/>
          <w:t xml:space="preserve">In 2021 </w:t>
        </w:r>
      </w:ins>
      <w:ins w:id="20" w:author="Jan Walker" w:date="2022-07-04T11:21:00Z">
        <w:r>
          <w:rPr/>
          <w:t xml:space="preserve">the DILCIS board has developed and approved </w:t>
        </w:r>
      </w:ins>
      <w:ins w:id="21" w:author="Jan Walker" w:date="2022-07-04T11:21:00Z">
        <w:r>
          <w:rPr>
            <w:sz w:val="22"/>
            <w:lang w:val="en-GB"/>
          </w:rPr>
          <w:t>the</w:t>
        </w:r>
      </w:ins>
      <w:ins w:id="22" w:author="Jan Walker" w:date="2022-07-04T11:21:00Z">
        <w:r>
          <w:rPr/>
          <w:t xml:space="preserve"> enhanced SIARD Format 2.2. </w:t>
        </w:r>
      </w:ins>
      <w:ins w:id="23" w:author="Jan Walker" w:date="2022-07-04T11:27:24Z">
        <w:r>
          <w:rPr>
            <w:sz w:val="22"/>
            <w:lang w:val="en-GB"/>
          </w:rPr>
          <w:t xml:space="preserve">Puzzle </w:t>
        </w:r>
      </w:ins>
      <w:ins w:id="24" w:author="Jan Walker" w:date="2022-07-04T11:28:10Z">
        <w:r>
          <w:rPr>
            <w:sz w:val="22"/>
            <w:lang w:val="en-GB"/>
          </w:rPr>
          <w:t xml:space="preserve">ITC has been charged by the Swiss Federal Archives to develop SIARD Suite 2.2 </w:t>
        </w:r>
      </w:ins>
      <w:ins w:id="25" w:author="Jan Walker" w:date="2022-07-04T11:29:31Z">
        <w:r>
          <w:rPr>
            <w:sz w:val="22"/>
            <w:lang w:val="en-GB"/>
          </w:rPr>
          <w:t xml:space="preserve">in accordance with </w:t>
        </w:r>
      </w:ins>
      <w:ins w:id="26" w:author="Jan Walker" w:date="2022-07-04T11:30:14Z">
        <w:r>
          <w:rPr>
            <w:sz w:val="22"/>
            <w:lang w:val="en-GB"/>
          </w:rPr>
          <w:t>the enhanced format.</w:t>
        </w:r>
      </w:ins>
    </w:p>
    <w:p>
      <w:pPr>
        <w:pStyle w:val="Normal"/>
        <w:rPr/>
      </w:pPr>
      <w:r>
        <w:rPr/>
      </w:r>
    </w:p>
    <w:p>
      <w:pPr>
        <w:pStyle w:val="Normal"/>
        <w:rPr/>
      </w:pPr>
      <w:r>
        <w:rPr>
          <w:i/>
        </w:rPr>
        <w:t>SIARD Suite 2.</w:t>
      </w:r>
      <w:del w:id="27" w:author="Jan Walker" w:date="2022-07-04T11:31:12Z">
        <w:r>
          <w:rPr>
            <w:i/>
          </w:rPr>
          <w:delText>1</w:delText>
        </w:r>
      </w:del>
      <w:ins w:id="28" w:author="Jan Walker" w:date="2022-07-04T11:31:12Z">
        <w:r>
          <w:rPr>
            <w:i/>
            <w:sz w:val="22"/>
            <w:lang w:val="en-GB"/>
          </w:rPr>
          <w:t>2</w:t>
        </w:r>
      </w:ins>
      <w:r>
        <w:rPr/>
        <w:t xml:space="preserve"> is the reference implementation for archival of relational databases in the standard </w:t>
      </w:r>
      <w:r>
        <w:rPr>
          <w:i/>
        </w:rPr>
        <w:t>SIARD Format 2.</w:t>
      </w:r>
      <w:del w:id="29" w:author="Jan Walker" w:date="2022-07-04T11:31:18Z">
        <w:r>
          <w:rPr>
            <w:i/>
          </w:rPr>
          <w:delText>1</w:delText>
        </w:r>
      </w:del>
      <w:ins w:id="30" w:author="Jan Walker" w:date="2022-07-04T11:31:18Z">
        <w:r>
          <w:rPr>
            <w:i/>
            <w:sz w:val="22"/>
            <w:lang w:val="en-GB"/>
          </w:rPr>
          <w:t>2</w:t>
        </w:r>
      </w:ins>
      <w:r>
        <w:rPr/>
        <w:t>.</w:t>
      </w:r>
    </w:p>
    <w:p>
      <w:pPr>
        <w:pStyle w:val="Normal"/>
        <w:rPr/>
      </w:pPr>
      <w:r>
        <w:rPr/>
      </w:r>
    </w:p>
    <w:p>
      <w:pPr>
        <w:pStyle w:val="Normal"/>
        <w:rPr/>
      </w:pPr>
      <w:r>
        <w:rPr/>
        <w:t xml:space="preserve">This document is the user's manual of </w:t>
      </w:r>
      <w:r>
        <w:rPr>
          <w:i/>
        </w:rPr>
        <w:t>SIARD Suite 2.</w:t>
      </w:r>
      <w:del w:id="31" w:author="Jan Walker" w:date="2022-07-04T11:31:23Z">
        <w:r>
          <w:rPr>
            <w:i/>
          </w:rPr>
          <w:delText>1</w:delText>
        </w:r>
      </w:del>
      <w:ins w:id="32" w:author="Jan Walker" w:date="2022-07-04T11:31:23Z">
        <w:r>
          <w:rPr>
            <w:i/>
            <w:sz w:val="22"/>
            <w:lang w:val="en-GB"/>
          </w:rPr>
          <w:t>2</w:t>
        </w:r>
      </w:ins>
      <w:r>
        <w:rPr/>
        <w:t>.</w:t>
      </w:r>
    </w:p>
    <w:p>
      <w:pPr>
        <w:pStyle w:val="Normal"/>
        <w:rPr/>
      </w:pPr>
      <w:r>
        <w:rPr/>
      </w:r>
    </w:p>
    <w:p>
      <w:pPr>
        <w:pStyle w:val="Normal"/>
        <w:rPr/>
      </w:pPr>
      <w:r>
        <w:rPr/>
      </w:r>
    </w:p>
    <w:p>
      <w:pPr>
        <w:pStyle w:val="Normal"/>
        <w:rPr/>
      </w:pPr>
      <w:r>
        <w:rPr/>
      </w:r>
    </w:p>
    <w:p>
      <w:pPr>
        <w:pStyle w:val="Heading2"/>
        <w:numPr>
          <w:ilvl w:val="1"/>
          <w:numId w:val="2"/>
        </w:numPr>
        <w:rPr/>
      </w:pPr>
      <w:bookmarkStart w:id="8" w:name="_Toc48828109"/>
      <w:r>
        <w:rPr/>
        <w:t>New features of version 2.</w:t>
      </w:r>
      <w:del w:id="33" w:author="Jan Walker" w:date="2022-07-04T11:39:34Z">
        <w:bookmarkEnd w:id="8"/>
        <w:r>
          <w:rPr/>
          <w:delText>1</w:delText>
        </w:r>
      </w:del>
      <w:ins w:id="34" w:author="Jan Walker" w:date="2022-07-04T11:39:34Z">
        <w:r>
          <w:rPr>
            <w:rFonts w:cs="Arial"/>
            <w:b/>
            <w:bCs w:val="false"/>
            <w:kern w:val="0"/>
            <w:sz w:val="28"/>
            <w:szCs w:val="28"/>
            <w:lang w:val="en-GB" w:eastAsia="de-DE"/>
          </w:rPr>
          <w:t>2</w:t>
        </w:r>
      </w:ins>
    </w:p>
    <w:p>
      <w:pPr>
        <w:pStyle w:val="Normal"/>
        <w:rPr/>
      </w:pPr>
      <w:r>
        <w:rPr/>
        <w:t xml:space="preserve">The main new features of </w:t>
      </w:r>
      <w:r>
        <w:rPr>
          <w:i/>
        </w:rPr>
        <w:t>SIARD Format 2.</w:t>
      </w:r>
      <w:del w:id="35" w:author="Jan Walker" w:date="2022-07-04T11:39:51Z">
        <w:r>
          <w:rPr>
            <w:i/>
          </w:rPr>
          <w:delText>1</w:delText>
        </w:r>
      </w:del>
      <w:ins w:id="36" w:author="Jan Walker" w:date="2022-07-04T11:39:51Z">
        <w:r>
          <w:rPr>
            <w:i/>
            <w:sz w:val="22"/>
            <w:lang w:val="en-GB"/>
          </w:rPr>
          <w:t>2</w:t>
        </w:r>
      </w:ins>
      <w:r>
        <w:rPr/>
        <w:t xml:space="preserve"> different from version </w:t>
      </w:r>
      <w:del w:id="37" w:author="Jan Walker" w:date="2022-07-04T11:48:46Z">
        <w:r>
          <w:rPr/>
          <w:delText>1.0</w:delText>
        </w:r>
      </w:del>
      <w:ins w:id="38" w:author="Jan Walker" w:date="2022-07-04T11:48:46Z">
        <w:r>
          <w:rPr>
            <w:sz w:val="22"/>
            <w:lang w:val="en-GB"/>
          </w:rPr>
          <w:t>2.1</w:t>
        </w:r>
      </w:ins>
      <w:r>
        <w:rPr/>
        <w:t xml:space="preserve"> </w:t>
      </w:r>
      <w:del w:id="39" w:author="Jan Walker" w:date="2022-07-04T11:55:03Z">
        <w:r>
          <w:rPr/>
          <w:delText>are</w:delText>
        </w:r>
      </w:del>
      <w:ins w:id="40" w:author="Jan Walker" w:date="2022-07-04T11:55:03Z">
        <w:r>
          <w:rPr>
            <w:sz w:val="22"/>
            <w:lang w:val="en-GB"/>
          </w:rPr>
          <w:t>concern</w:t>
        </w:r>
      </w:ins>
      <w:ins w:id="41" w:author="Jan Walker" w:date="2022-07-04T11:56:44Z">
        <w:r>
          <w:rPr>
            <w:sz w:val="22"/>
            <w:lang w:val="en-GB"/>
          </w:rPr>
          <w:t>:</w:t>
        </w:r>
      </w:ins>
    </w:p>
    <w:p>
      <w:pPr>
        <w:pStyle w:val="Normal"/>
        <w:rPr/>
      </w:pPr>
      <w:r>
        <w:rPr/>
      </w:r>
    </w:p>
    <w:p>
      <w:pPr>
        <w:pStyle w:val="ListParagraph"/>
        <w:numPr>
          <w:ilvl w:val="0"/>
          <w:numId w:val="4"/>
        </w:numPr>
        <w:rPr/>
      </w:pPr>
      <w:del w:id="42" w:author="Jan Walker" w:date="2022-07-04T11:51:40Z">
        <w:r>
          <w:rPr/>
          <w:delText>Conformity to SQL:2008, in particular support for advanced data types (DISTINCT, UDT, ARRAY)</w:delText>
        </w:r>
      </w:del>
    </w:p>
    <w:p>
      <w:pPr>
        <w:pStyle w:val="ListParagraph"/>
        <w:numPr>
          <w:ilvl w:val="0"/>
          <w:numId w:val="4"/>
        </w:numPr>
        <w:rPr>
          <w:del w:id="44" w:author="Jan Walker" w:date="2022-07-04T11:51:51Z"/>
        </w:rPr>
      </w:pPr>
      <w:del w:id="43" w:author="Jan Walker" w:date="2022-07-04T11:51:51Z">
        <w:r>
          <w:rPr/>
          <w:delText>Permitting storage of large objects as external files</w:delText>
        </w:r>
      </w:del>
    </w:p>
    <w:p>
      <w:pPr>
        <w:pStyle w:val="ListParagraph"/>
        <w:numPr>
          <w:ilvl w:val="0"/>
          <w:numId w:val="4"/>
        </w:numPr>
        <w:rPr/>
      </w:pPr>
      <w:del w:id="45" w:author="Jan Walker" w:date="2022-07-04T11:51:51Z">
        <w:r>
          <w:rPr/>
          <w:delText>Support of reversible "deflate"-Compression of the SIARD data</w:delText>
        </w:r>
      </w:del>
    </w:p>
    <w:p>
      <w:pPr>
        <w:pStyle w:val="ListParagraph"/>
        <w:numPr>
          <w:ilvl w:val="0"/>
          <w:numId w:val="4"/>
        </w:numPr>
        <w:rPr/>
      </w:pPr>
      <w:ins w:id="46" w:author="Jan Walker" w:date="2022-07-04T11:56:33Z">
        <w:r>
          <w:rPr>
            <w:sz w:val="22"/>
            <w:lang w:val="en-GB"/>
          </w:rPr>
          <w:t>l</w:t>
        </w:r>
      </w:ins>
      <w:ins w:id="47" w:author="Jan Walker" w:date="2022-07-04T11:55:16Z">
        <w:r>
          <w:rPr>
            <w:sz w:val="22"/>
            <w:lang w:val="en-GB"/>
          </w:rPr>
          <w:t xml:space="preserve">arge objects (LOBs) referenced by DATALINKs and stored </w:t>
        </w:r>
      </w:ins>
      <w:ins w:id="48" w:author="Jan Walker" w:date="2022-07-04T11:57:39Z">
        <w:r>
          <w:rPr>
            <w:sz w:val="22"/>
            <w:lang w:val="en-GB"/>
          </w:rPr>
          <w:t>as external files in</w:t>
        </w:r>
      </w:ins>
      <w:ins w:id="49" w:author="Jan Walker" w:date="2022-07-04T11:56:01Z">
        <w:r>
          <w:rPr>
            <w:sz w:val="22"/>
            <w:lang w:val="en-GB"/>
          </w:rPr>
          <w:t xml:space="preserve"> the database as specified in the SQL standard;</w:t>
        </w:r>
      </w:ins>
    </w:p>
    <w:p>
      <w:pPr>
        <w:pStyle w:val="ListParagraph"/>
        <w:numPr>
          <w:ilvl w:val="0"/>
          <w:numId w:val="4"/>
        </w:numPr>
        <w:rPr/>
      </w:pPr>
      <w:ins w:id="50" w:author="Jan Walker" w:date="2022-07-04T11:58:01Z">
        <w:r>
          <w:rPr>
            <w:sz w:val="22"/>
            <w:lang w:val="en-GB"/>
          </w:rPr>
          <w:t xml:space="preserve">large objects (LOBs) stored externally to the SIARD archive and </w:t>
        </w:r>
      </w:ins>
      <w:ins w:id="51" w:author="Jan Walker" w:date="2022-07-04T11:59:21Z">
        <w:r>
          <w:rPr>
            <w:sz w:val="22"/>
            <w:lang w:val="en-GB"/>
          </w:rPr>
          <w:t>segmented across multiple folders and file parts.</w:t>
        </w:r>
      </w:ins>
    </w:p>
    <w:p>
      <w:pPr>
        <w:pStyle w:val="Normal"/>
        <w:rPr/>
      </w:pPr>
      <w:r>
        <w:rPr/>
      </w:r>
    </w:p>
    <w:p>
      <w:pPr>
        <w:pStyle w:val="Normal"/>
        <w:rPr/>
      </w:pPr>
      <w:r>
        <w:rPr>
          <w:i/>
        </w:rPr>
        <w:t>SIARD</w:t>
      </w:r>
      <w:r>
        <w:rPr/>
        <w:t xml:space="preserve"> files conforming to </w:t>
      </w:r>
      <w:del w:id="52" w:author="Jan Walker" w:date="2022-07-04T12:02:11Z">
        <w:r>
          <w:rPr>
            <w:i/>
          </w:rPr>
          <w:delText>SIARD Format 1.0</w:delText>
        </w:r>
      </w:del>
      <w:del w:id="53" w:author="Jan Walker" w:date="2022-07-04T12:02:11Z">
        <w:r>
          <w:rPr/>
          <w:delText xml:space="preserve"> </w:delText>
        </w:r>
      </w:del>
      <w:ins w:id="54" w:author="Jan Walker" w:date="2022-07-04T12:02:11Z">
        <w:r>
          <w:rPr>
            <w:i/>
            <w:sz w:val="22"/>
            <w:lang w:val="en-GB"/>
          </w:rPr>
          <w:t xml:space="preserve">SIARD formats prior to 2.2 </w:t>
        </w:r>
      </w:ins>
      <w:r>
        <w:rPr/>
        <w:t>can be read by t</w:t>
      </w:r>
      <w:del w:id="55" w:author="Jan Walker" w:date="2022-07-04T12:03:15Z">
        <w:r>
          <w:rPr/>
          <w:delText>he programs of</w:delText>
        </w:r>
      </w:del>
      <w:r>
        <w:rPr/>
        <w:t xml:space="preserve"> </w:t>
      </w:r>
      <w:r>
        <w:rPr>
          <w:i/>
        </w:rPr>
        <w:t>SIARD Suite 2.</w:t>
      </w:r>
      <w:del w:id="56" w:author="Jan Walker" w:date="2022-07-04T12:03:19Z">
        <w:r>
          <w:rPr>
            <w:i/>
          </w:rPr>
          <w:delText>1</w:delText>
        </w:r>
      </w:del>
      <w:ins w:id="57" w:author="Jan Walker" w:date="2022-07-04T12:03:19Z">
        <w:r>
          <w:rPr>
            <w:i/>
            <w:sz w:val="22"/>
            <w:lang w:val="en-GB"/>
          </w:rPr>
          <w:t>2</w:t>
        </w:r>
      </w:ins>
      <w:r>
        <w:rPr/>
        <w:t xml:space="preserve">. However, </w:t>
      </w:r>
      <w:del w:id="58" w:author="Jan Walker" w:date="2022-07-04T12:05:47Z">
        <w:r>
          <w:rPr/>
          <w:delText>when any changes are to be saved</w:delText>
        </w:r>
      </w:del>
      <w:ins w:id="59" w:author="Jan Walker" w:date="2022-07-04T12:05:47Z">
        <w:r>
          <w:rPr>
            <w:sz w:val="22"/>
            <w:lang w:val="en-GB"/>
          </w:rPr>
          <w:t>by saving any changes</w:t>
        </w:r>
      </w:ins>
      <w:r>
        <w:rPr/>
        <w:t xml:space="preserve">, </w:t>
      </w:r>
      <w:del w:id="60" w:author="Jan Walker" w:date="2022-07-04T12:07:24Z">
        <w:r>
          <w:rPr/>
          <w:delText>they</w:delText>
        </w:r>
      </w:del>
      <w:ins w:id="61" w:author="Jan Walker" w:date="2022-07-04T12:07:24Z">
        <w:r>
          <w:rPr>
            <w:sz w:val="22"/>
            <w:lang w:val="en-GB"/>
          </w:rPr>
          <w:t>SIARD files</w:t>
        </w:r>
      </w:ins>
      <w:r>
        <w:rPr/>
        <w:t xml:space="preserve"> are automatically converted to </w:t>
      </w:r>
      <w:r>
        <w:rPr>
          <w:i/>
        </w:rPr>
        <w:t>SIARD Format 2.</w:t>
      </w:r>
      <w:del w:id="62" w:author="Jan Walker" w:date="2022-07-04T12:07:50Z">
        <w:r>
          <w:rPr>
            <w:i/>
          </w:rPr>
          <w:delText>1</w:delText>
        </w:r>
      </w:del>
      <w:ins w:id="63" w:author="Jan Walker" w:date="2022-07-04T12:07:50Z">
        <w:r>
          <w:rPr>
            <w:i/>
            <w:sz w:val="22"/>
            <w:lang w:val="en-GB"/>
          </w:rPr>
          <w:t>2</w:t>
        </w:r>
      </w:ins>
      <w:r>
        <w:rPr/>
        <w:t>.</w:t>
      </w:r>
    </w:p>
    <w:p>
      <w:pPr>
        <w:pStyle w:val="Normal"/>
        <w:rPr/>
      </w:pPr>
      <w:r>
        <w:rPr/>
      </w:r>
    </w:p>
    <w:p>
      <w:pPr>
        <w:pStyle w:val="Normal"/>
        <w:rPr/>
      </w:pPr>
      <w:r>
        <w:rPr>
          <w:i/>
        </w:rPr>
        <w:t>SIARD Suite 2.</w:t>
      </w:r>
      <w:del w:id="64" w:author="Jan Walker" w:date="2022-07-04T13:25:02Z">
        <w:r>
          <w:rPr>
            <w:i/>
          </w:rPr>
          <w:delText>1</w:delText>
        </w:r>
      </w:del>
      <w:ins w:id="65" w:author="Jan Walker" w:date="2022-07-04T13:25:02Z">
        <w:r>
          <w:rPr>
            <w:i/>
            <w:sz w:val="22"/>
            <w:lang w:val="en-GB"/>
          </w:rPr>
          <w:t>2</w:t>
        </w:r>
      </w:ins>
      <w:r>
        <w:rPr/>
        <w:t xml:space="preserve"> is the reference implementation for archiving relational databases in the standardized </w:t>
      </w:r>
      <w:r>
        <w:rPr>
          <w:i/>
        </w:rPr>
        <w:t>SIARD Format 2.</w:t>
      </w:r>
      <w:del w:id="66" w:author="Jan Walker" w:date="2022-07-04T13:25:07Z">
        <w:r>
          <w:rPr>
            <w:i/>
          </w:rPr>
          <w:delText>1</w:delText>
        </w:r>
      </w:del>
      <w:ins w:id="67" w:author="Jan Walker" w:date="2022-07-04T13:25:07Z">
        <w:r>
          <w:rPr>
            <w:i/>
            <w:sz w:val="22"/>
            <w:lang w:val="en-GB"/>
          </w:rPr>
          <w:t>2</w:t>
        </w:r>
      </w:ins>
      <w:r>
        <w:rPr>
          <w:i/>
        </w:rPr>
        <w:t>.</w:t>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9" w:name="_Toc48828110"/>
      <w:r>
        <w:rPr/>
        <w:t>Intellectual Property Rights</w:t>
      </w:r>
      <w:bookmarkEnd w:id="9"/>
    </w:p>
    <w:p>
      <w:pPr>
        <w:pStyle w:val="Normal"/>
        <w:rPr/>
      </w:pPr>
      <w:r>
        <w:rPr>
          <w:i/>
        </w:rPr>
        <w:t>SIARD Suite</w:t>
      </w:r>
      <w:r>
        <w:rPr/>
        <w:t xml:space="preserve"> is a development of Enter AG </w:t>
      </w:r>
      <w:del w:id="68" w:author="Jan Walker" w:date="2022-07-04T13:27:40Z">
        <w:r>
          <w:rPr/>
          <w:delText>for</w:delText>
        </w:r>
      </w:del>
      <w:ins w:id="69" w:author="Jan Walker" w:date="2022-07-04T13:27:40Z">
        <w:r>
          <w:rPr>
            <w:sz w:val="22"/>
            <w:lang w:val="en-GB"/>
          </w:rPr>
          <w:t>and Puzzle ITC GmbH for</w:t>
        </w:r>
      </w:ins>
      <w:r>
        <w:rPr/>
        <w:t xml:space="preserve"> the Swiss Federal Archives. The copyright owners publish </w:t>
      </w:r>
      <w:r>
        <w:rPr>
          <w:i/>
        </w:rPr>
        <w:t>SIARD Suite</w:t>
      </w:r>
      <w:r>
        <w:rPr/>
        <w:t xml:space="preserve"> as open-source software under the CDDL-1.0 license (in the </w:t>
      </w:r>
      <w:r>
        <w:rPr>
          <w:i/>
        </w:rPr>
        <w:t>SIARD</w:t>
      </w:r>
      <w:r>
        <w:rPr/>
        <w:t xml:space="preserve"> distribution as </w:t>
      </w:r>
      <w:r>
        <w:rPr>
          <w:i/>
        </w:rPr>
        <w:t>doc/licenses/CDDL-1.0.txt</w:t>
      </w:r>
      <w:r>
        <w:rPr/>
        <w:t>).</w:t>
      </w:r>
    </w:p>
    <w:p>
      <w:pPr>
        <w:pStyle w:val="Normal"/>
        <w:rPr/>
      </w:pPr>
      <w:r>
        <w:rPr/>
      </w:r>
    </w:p>
    <w:p>
      <w:pPr>
        <w:pStyle w:val="Normal"/>
        <w:rPr/>
      </w:pPr>
      <w:r>
        <w:rPr>
          <w:i/>
        </w:rPr>
        <w:t>SIARD Suite</w:t>
      </w:r>
      <w:r>
        <w:rPr/>
        <w:t xml:space="preserve"> relies on the following components of other manufacturers:</w:t>
      </w:r>
    </w:p>
    <w:p>
      <w:pPr>
        <w:pStyle w:val="Normal"/>
        <w:rPr/>
      </w:pPr>
      <w:r>
        <w:rPr/>
      </w:r>
    </w:p>
    <w:p>
      <w:pPr>
        <w:pStyle w:val="Normal"/>
        <w:jc w:val="left"/>
        <w:rPr>
          <w:b/>
          <w:b/>
          <w:bCs/>
        </w:rPr>
      </w:pPr>
      <w:r>
        <w:rPr>
          <w:b/>
          <w:bCs/>
        </w:rPr>
        <w:t>JAVA SE 1.8 or higher</w:t>
      </w:r>
    </w:p>
    <w:p>
      <w:pPr>
        <w:pStyle w:val="Normal"/>
        <w:ind w:left="709" w:hanging="0"/>
        <w:jc w:val="left"/>
        <w:rPr/>
      </w:pPr>
      <w:r>
        <w:rPr/>
        <w:t>from Oracle </w:t>
      </w:r>
      <w:hyperlink r:id="rId3" w:tgtFrame="_blank">
        <w:r>
          <w:rPr>
            <w:rStyle w:val="InternetLink"/>
          </w:rPr>
          <w:t>http://www.oracle.com/technetwork/java/javase/downloads/</w:t>
        </w:r>
      </w:hyperlink>
      <w:r>
        <w:rPr/>
        <w:br/>
        <w:t>License: </w:t>
      </w:r>
      <w:hyperlink r:id="rId4" w:tgtFrame="_blank">
        <w:r>
          <w:rPr>
            <w:rStyle w:val="InternetLink"/>
          </w:rPr>
          <w:t>Oracle Binary Code License Agreement for the Java SE Platform Products and JavaFX</w:t>
        </w:r>
      </w:hyperlink>
      <w:r>
        <w:rPr/>
        <w:t> in the SIARD distribution as </w:t>
      </w:r>
      <w:r>
        <w:rPr>
          <w:i/>
          <w:iCs/>
        </w:rPr>
        <w:t>doc/licenses/java-license.txt</w:t>
      </w:r>
    </w:p>
    <w:p>
      <w:pPr>
        <w:pStyle w:val="Normal"/>
        <w:jc w:val="left"/>
        <w:rPr>
          <w:b/>
          <w:b/>
          <w:bCs/>
        </w:rPr>
      </w:pPr>
      <w:r>
        <w:rPr>
          <w:b/>
          <w:bCs/>
        </w:rPr>
        <w:t>JavaFX 8</w:t>
      </w:r>
    </w:p>
    <w:p>
      <w:pPr>
        <w:pStyle w:val="Normal"/>
        <w:ind w:left="709" w:hanging="0"/>
        <w:jc w:val="left"/>
        <w:rPr/>
      </w:pPr>
      <w:r>
        <w:rPr/>
        <w:t>from Oracle as part of JAVA 8 </w:t>
      </w:r>
      <w:hyperlink r:id="rId5" w:tgtFrame="_blank">
        <w:r>
          <w:rPr>
            <w:rStyle w:val="InternetLink"/>
          </w:rPr>
          <w:t>http://www.oracle.com/technetwork/java/javase/downloads/</w:t>
        </w:r>
      </w:hyperlink>
      <w:r>
        <w:rPr/>
        <w:br/>
        <w:t>License: </w:t>
      </w:r>
      <w:hyperlink r:id="rId6" w:tgtFrame="_blank">
        <w:r>
          <w:rPr>
            <w:rStyle w:val="InternetLink"/>
          </w:rPr>
          <w:t>Oracle Binary Code License Agreement for the Java SE Platform Products and JavaFX</w:t>
        </w:r>
      </w:hyperlink>
      <w:r>
        <w:rPr/>
        <w:t> in the SIARD distribution as </w:t>
      </w:r>
      <w:r>
        <w:rPr>
          <w:i/>
          <w:iCs/>
        </w:rPr>
        <w:t>doc/licenses/java-license.txt</w:t>
      </w:r>
    </w:p>
    <w:p>
      <w:pPr>
        <w:pStyle w:val="Normal"/>
        <w:jc w:val="left"/>
        <w:rPr>
          <w:b/>
          <w:b/>
          <w:bCs/>
        </w:rPr>
      </w:pPr>
      <w:r>
        <w:rPr>
          <w:b/>
          <w:bCs/>
        </w:rPr>
      </w:r>
    </w:p>
    <w:p>
      <w:pPr>
        <w:pStyle w:val="Normal"/>
        <w:jc w:val="left"/>
        <w:rPr>
          <w:b/>
          <w:b/>
          <w:bCs/>
        </w:rPr>
      </w:pPr>
      <w:r>
        <w:rPr>
          <w:b/>
          <w:bCs/>
        </w:rPr>
        <w:t>ini4j</w:t>
      </w:r>
    </w:p>
    <w:p>
      <w:pPr>
        <w:pStyle w:val="Normal"/>
        <w:ind w:left="709" w:hanging="0"/>
        <w:jc w:val="left"/>
        <w:rPr/>
      </w:pPr>
      <w:r>
        <w:rPr/>
        <w:t>INI file handler for LINUX desktop links from Apache </w:t>
      </w:r>
      <w:hyperlink r:id="rId7" w:tgtFrame="_blank">
        <w:r>
          <w:rPr>
            <w:rStyle w:val="InternetLink"/>
          </w:rPr>
          <w:t>http://ini4j.sourceforge.net/</w:t>
        </w:r>
      </w:hyperlink>
      <w:r>
        <w:rPr/>
        <w:br/>
        <w:t>License: </w:t>
      </w:r>
      <w:hyperlink r:id="rId8" w:tgtFrame="_blank">
        <w:r>
          <w:rPr>
            <w:rStyle w:val="InternetLink"/>
          </w:rPr>
          <w:t>Apache License 2.0</w:t>
        </w:r>
      </w:hyperlink>
      <w:r>
        <w:rPr/>
        <w:t> in the SIARD distribution as </w:t>
      </w:r>
      <w:r>
        <w:rPr>
          <w:i/>
          <w:iCs/>
        </w:rPr>
        <w:t>doc/licenses/Apache-license-2.0.txt</w:t>
      </w:r>
    </w:p>
    <w:p>
      <w:pPr>
        <w:pStyle w:val="Normal"/>
        <w:jc w:val="left"/>
        <w:rPr>
          <w:b/>
          <w:b/>
          <w:bCs/>
        </w:rPr>
      </w:pPr>
      <w:r>
        <w:rPr>
          <w:b/>
          <w:bCs/>
        </w:rPr>
        <w:t>mslinks</w:t>
      </w:r>
    </w:p>
    <w:p>
      <w:pPr>
        <w:pStyle w:val="Normal"/>
        <w:ind w:left="709" w:hanging="0"/>
        <w:jc w:val="left"/>
        <w:rPr/>
      </w:pPr>
      <w:r>
        <w:rPr/>
        <w:t>LNK file handler for Windows desktop links from BlackOverlord666 </w:t>
      </w:r>
      <w:hyperlink r:id="rId9" w:tgtFrame="_blank">
        <w:r>
          <w:rPr>
            <w:rStyle w:val="InternetLink"/>
          </w:rPr>
          <w:t>https://github.com/BlackOverlord666/mslinks</w:t>
        </w:r>
      </w:hyperlink>
      <w:r>
        <w:rPr/>
        <w:br/>
        <w:t>License: </w:t>
      </w:r>
      <w:hyperlink r:id="rId10" w:tgtFrame="_blank">
        <w:r>
          <w:rPr>
            <w:rStyle w:val="InternetLink"/>
          </w:rPr>
          <w:t>WTFPL License)</w:t>
        </w:r>
      </w:hyperlink>
      <w:r>
        <w:rPr/>
        <w:t> in the SIARD distribution as </w:t>
      </w:r>
      <w:r>
        <w:rPr>
          <w:i/>
          <w:iCs/>
        </w:rPr>
        <w:t>doc/licenses/WTFPL.txt</w:t>
      </w:r>
    </w:p>
    <w:p>
      <w:pPr>
        <w:pStyle w:val="Normal"/>
        <w:jc w:val="left"/>
        <w:rPr>
          <w:b/>
          <w:b/>
          <w:bCs/>
        </w:rPr>
      </w:pPr>
      <w:r>
        <w:rPr>
          <w:b/>
          <w:bCs/>
        </w:rPr>
        <w:t>SiardApi</w:t>
      </w:r>
    </w:p>
    <w:p>
      <w:pPr>
        <w:pStyle w:val="Normal"/>
        <w:ind w:left="709" w:hanging="0"/>
        <w:jc w:val="left"/>
        <w:rPr/>
      </w:pPr>
      <w:r>
        <w:rPr/>
        <w:t>from Swiss Federal Archives</w:t>
        <w:br/>
        <w:t>License: </w:t>
      </w:r>
      <w:hyperlink r:id="rId11" w:tgtFrame="_blank">
        <w:r>
          <w:rPr>
            <w:rStyle w:val="InternetLink"/>
          </w:rPr>
          <w:t>CDDL-1.0 license</w:t>
        </w:r>
      </w:hyperlink>
      <w:r>
        <w:rPr/>
        <w:t> in the SIARD distribution as </w:t>
      </w:r>
      <w:r>
        <w:rPr>
          <w:i/>
          <w:iCs/>
        </w:rPr>
        <w:t>doc/licenses/CDDL-1.0.txt</w:t>
      </w:r>
    </w:p>
    <w:p>
      <w:pPr>
        <w:pStyle w:val="Normal"/>
        <w:jc w:val="left"/>
        <w:rPr>
          <w:b/>
          <w:b/>
          <w:bCs/>
        </w:rPr>
      </w:pPr>
      <w:r>
        <w:rPr>
          <w:b/>
          <w:bCs/>
        </w:rPr>
        <w:t>JavaBeans Activation Framework (Version 1.1.1)</w:t>
      </w:r>
    </w:p>
    <w:p>
      <w:pPr>
        <w:pStyle w:val="Normal"/>
        <w:ind w:left="709" w:hanging="0"/>
        <w:jc w:val="left"/>
        <w:rPr/>
      </w:pPr>
      <w:r>
        <w:rPr/>
        <w:t>from Sun Microsystems Inc. </w:t>
      </w:r>
      <w:hyperlink r:id="rId12" w:tgtFrame="_blank">
        <w:r>
          <w:rPr>
            <w:rStyle w:val="InternetLink"/>
          </w:rPr>
          <w:t>http://www.java2s.com/Code/Jar/a/Downloadactivationjar.htm</w:t>
        </w:r>
      </w:hyperlink>
      <w:r>
        <w:rPr/>
        <w:t> License: </w:t>
      </w:r>
      <w:hyperlink r:id="rId13" w:tgtFrame="_blank">
        <w:r>
          <w:rPr>
            <w:rStyle w:val="InternetLink"/>
          </w:rPr>
          <w:t>CDDL-1.0 license</w:t>
        </w:r>
      </w:hyperlink>
      <w:r>
        <w:rPr/>
        <w:t> in the SIARD distribution as </w:t>
      </w:r>
      <w:r>
        <w:rPr>
          <w:i/>
          <w:iCs/>
        </w:rPr>
        <w:t>doc/licenses/CDDL-1.0.txt</w:t>
      </w:r>
    </w:p>
    <w:p>
      <w:pPr>
        <w:pStyle w:val="Normal"/>
        <w:jc w:val="left"/>
        <w:rPr>
          <w:b/>
          <w:b/>
          <w:bCs/>
        </w:rPr>
      </w:pPr>
      <w:r>
        <w:rPr>
          <w:b/>
          <w:bCs/>
        </w:rPr>
        <w:t>Java Architecture for XML Binding (JAXB) (Version 2.3.0)</w:t>
      </w:r>
    </w:p>
    <w:p>
      <w:pPr>
        <w:pStyle w:val="Normal"/>
        <w:ind w:left="709" w:hanging="0"/>
        <w:jc w:val="left"/>
        <w:rPr/>
      </w:pPr>
      <w:r>
        <w:rPr/>
        <w:t>from Oracle </w:t>
      </w:r>
      <w:hyperlink r:id="rId14" w:tgtFrame="_blank">
        <w:r>
          <w:rPr>
            <w:rStyle w:val="InternetLink"/>
          </w:rPr>
          <w:t>http://www.java2s.com/Code/Jar/j/Downloadjaxbapi22jar.htm</w:t>
        </w:r>
      </w:hyperlink>
      <w:r>
        <w:rPr/>
        <w:br/>
        <w:t>License: </w:t>
      </w:r>
      <w:hyperlink r:id="rId15" w:tgtFrame="_blank">
        <w:r>
          <w:rPr>
            <w:rStyle w:val="InternetLink"/>
          </w:rPr>
          <w:t>COMMON DEVELOPMENT AND DISTRIBUTION LICENSE (CDDL)Version 1.11 and the GNU General Public License (GPL) Version 2 (CDDL+GPL 1.1)</w:t>
        </w:r>
      </w:hyperlink>
      <w:r>
        <w:rPr/>
        <w:t> in the SIARD distribution as </w:t>
      </w:r>
      <w:r>
        <w:rPr>
          <w:i/>
          <w:iCs/>
        </w:rPr>
        <w:t>doc/licenses/CDDL+GPL_1.1.txt</w:t>
      </w:r>
    </w:p>
    <w:p>
      <w:pPr>
        <w:pStyle w:val="Normal"/>
        <w:jc w:val="left"/>
        <w:rPr>
          <w:b/>
          <w:b/>
          <w:bCs/>
        </w:rPr>
      </w:pPr>
      <w:r>
        <w:rPr>
          <w:b/>
          <w:bCs/>
        </w:rPr>
        <w:t>Woodstox XML processor</w:t>
      </w:r>
    </w:p>
    <w:p>
      <w:pPr>
        <w:pStyle w:val="Normal"/>
        <w:ind w:left="709" w:hanging="0"/>
        <w:jc w:val="left"/>
        <w:rPr/>
      </w:pPr>
      <w:r>
        <w:rPr/>
        <w:t>An implementation of the Streaming API for XML (StAX2) for fast XML streaming while validating against an XML schema from Codehaus </w:t>
      </w:r>
      <w:hyperlink r:id="rId16" w:tgtFrame="_blank">
        <w:r>
          <w:rPr>
            <w:rStyle w:val="InternetLink"/>
          </w:rPr>
          <w:t>https://mvnrepository.com/artifact/org.codehaus.woodstox/</w:t>
        </w:r>
      </w:hyperlink>
      <w:r>
        <w:rPr/>
        <w:br/>
        <w:t>License: </w:t>
      </w:r>
      <w:hyperlink r:id="rId17" w:tgtFrame="_blank">
        <w:r>
          <w:rPr>
            <w:rStyle w:val="InternetLink"/>
          </w:rPr>
          <w:t>GNU Lesser Public License 2.1 (LGPLv2.1)</w:t>
        </w:r>
      </w:hyperlink>
      <w:r>
        <w:rPr/>
        <w:t> in the SIARD distribution as </w:t>
      </w:r>
      <w:r>
        <w:rPr>
          <w:i/>
          <w:iCs/>
        </w:rPr>
        <w:t>doc/licenses/LGPL2.1.txt</w:t>
      </w:r>
    </w:p>
    <w:p>
      <w:pPr>
        <w:pStyle w:val="Normal"/>
        <w:jc w:val="left"/>
        <w:rPr>
          <w:b/>
          <w:b/>
          <w:bCs/>
        </w:rPr>
      </w:pPr>
      <w:r>
        <w:rPr>
          <w:b/>
          <w:bCs/>
        </w:rPr>
        <w:t>Multi-Schema Validator (MSV)</w:t>
      </w:r>
    </w:p>
    <w:p>
      <w:pPr>
        <w:pStyle w:val="Normal"/>
        <w:ind w:left="709" w:hanging="0"/>
        <w:jc w:val="left"/>
        <w:rPr/>
      </w:pPr>
      <w:r>
        <w:rPr/>
        <w:t>from SUN/Apache </w:t>
      </w:r>
      <w:hyperlink r:id="rId18" w:tgtFrame="_blank">
        <w:r>
          <w:rPr>
            <w:rStyle w:val="InternetLink"/>
          </w:rPr>
          <w:t>https://github.com/kohsuke/msv/</w:t>
        </w:r>
      </w:hyperlink>
      <w:r>
        <w:rPr/>
        <w:br/>
        <w:t>License: </w:t>
      </w:r>
      <w:hyperlink r:id="rId19" w:tgtFrame="_blank">
        <w:r>
          <w:rPr>
            <w:rStyle w:val="InternetLink"/>
          </w:rPr>
          <w:t>BSD license (BSD-2)</w:t>
        </w:r>
      </w:hyperlink>
      <w:r>
        <w:rPr/>
        <w:t> in the SIARD distribution as </w:t>
      </w:r>
      <w:r>
        <w:rPr>
          <w:i/>
          <w:iCs/>
        </w:rPr>
        <w:t>doc/licenses/BSD-2.txt</w:t>
      </w:r>
      <w:r>
        <w:rPr/>
        <w:t>.</w:t>
      </w:r>
    </w:p>
    <w:p>
      <w:pPr>
        <w:pStyle w:val="Normal"/>
        <w:jc w:val="left"/>
        <w:rPr>
          <w:b/>
          <w:b/>
          <w:bCs/>
        </w:rPr>
      </w:pPr>
      <w:r>
        <w:rPr>
          <w:b/>
          <w:bCs/>
        </w:rPr>
        <w:t>Zip64File</w:t>
      </w:r>
    </w:p>
    <w:p>
      <w:pPr>
        <w:pStyle w:val="Normal"/>
        <w:ind w:left="709" w:hanging="0"/>
        <w:jc w:val="left"/>
        <w:rPr/>
      </w:pPr>
      <w:r>
        <w:rPr/>
        <w:t>from Enter AG</w:t>
        <w:br/>
        <w:t>License: </w:t>
      </w:r>
      <w:hyperlink r:id="rId20" w:tgtFrame="_blank">
        <w:r>
          <w:rPr>
            <w:rStyle w:val="InternetLink"/>
          </w:rPr>
          <w:t>CDDL-1.0 license</w:t>
        </w:r>
      </w:hyperlink>
      <w:r>
        <w:rPr/>
        <w:t> in der SIARD-Distribution als </w:t>
      </w:r>
      <w:r>
        <w:rPr>
          <w:i/>
          <w:iCs/>
        </w:rPr>
        <w:t>doc/licenses/CDDL-1.0.txt</w:t>
      </w:r>
      <w:r>
        <w:rPr/>
        <w:t>.</w:t>
      </w:r>
    </w:p>
    <w:p>
      <w:pPr>
        <w:pStyle w:val="Normal"/>
        <w:jc w:val="left"/>
        <w:rPr>
          <w:b/>
          <w:b/>
          <w:bCs/>
        </w:rPr>
      </w:pPr>
      <w:r>
        <w:rPr>
          <w:b/>
          <w:bCs/>
        </w:rPr>
        <w:t>SqlParser</w:t>
      </w:r>
    </w:p>
    <w:p>
      <w:pPr>
        <w:pStyle w:val="Normal"/>
        <w:ind w:left="709" w:hanging="0"/>
        <w:jc w:val="left"/>
        <w:rPr/>
      </w:pPr>
      <w:r>
        <w:rPr/>
        <w:t>from Enter AG</w:t>
        <w:br/>
        <w:t>License: </w:t>
      </w:r>
      <w:hyperlink r:id="rId21" w:tgtFrame="_blank">
        <w:r>
          <w:rPr>
            <w:rStyle w:val="InternetLink"/>
          </w:rPr>
          <w:t>CDDL-1.0 license</w:t>
        </w:r>
      </w:hyperlink>
      <w:r>
        <w:rPr/>
        <w:t> in the SIARD-Distribution als </w:t>
      </w:r>
      <w:r>
        <w:rPr>
          <w:i/>
          <w:iCs/>
        </w:rPr>
        <w:t>doc/licenses/CDDL-1.0.txt</w:t>
      </w:r>
      <w:r>
        <w:rPr/>
        <w:t>.</w:t>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t>ANTLR4 (Version 4.5.2)</w:t>
      </w:r>
    </w:p>
    <w:p>
      <w:pPr>
        <w:pStyle w:val="Normal"/>
        <w:ind w:left="709" w:hanging="0"/>
        <w:jc w:val="left"/>
        <w:rPr/>
      </w:pPr>
      <w:r>
        <w:rPr/>
        <w:t>Parser Generator from Terence Parr </w:t>
      </w:r>
      <w:hyperlink r:id="rId22" w:tgtFrame="_blank">
        <w:r>
          <w:rPr>
            <w:rStyle w:val="InternetLink"/>
          </w:rPr>
          <w:t>http://www.antlr.org/download.html</w:t>
        </w:r>
      </w:hyperlink>
      <w:r>
        <w:rPr/>
        <w:br/>
        <w:t>License: </w:t>
      </w:r>
      <w:hyperlink r:id="rId23" w:tgtFrame="_blank">
        <w:r>
          <w:rPr>
            <w:rStyle w:val="InternetLink"/>
          </w:rPr>
          <w:t>BSD License (BSD-3))</w:t>
        </w:r>
      </w:hyperlink>
      <w:r>
        <w:rPr/>
        <w:t> in the SIARD distribution as </w:t>
      </w:r>
      <w:r>
        <w:rPr>
          <w:i/>
          <w:iCs/>
        </w:rPr>
        <w:t>doc/licenses/BSD-3.txt</w:t>
      </w:r>
    </w:p>
    <w:p>
      <w:pPr>
        <w:pStyle w:val="Normal"/>
        <w:jc w:val="left"/>
        <w:rPr>
          <w:b/>
          <w:b/>
          <w:bCs/>
        </w:rPr>
      </w:pPr>
      <w:r>
        <w:rPr>
          <w:b/>
          <w:bCs/>
        </w:rPr>
        <w:t>SiardCmd</w:t>
      </w:r>
    </w:p>
    <w:p>
      <w:pPr>
        <w:pStyle w:val="Normal"/>
        <w:ind w:left="709" w:hanging="0"/>
        <w:jc w:val="left"/>
        <w:rPr/>
      </w:pPr>
      <w:r>
        <w:rPr/>
        <w:t>from Swiss Federal Archives</w:t>
        <w:br/>
        <w:t>License: </w:t>
      </w:r>
      <w:hyperlink r:id="rId24" w:tgtFrame="_blank">
        <w:r>
          <w:rPr>
            <w:rStyle w:val="InternetLink"/>
          </w:rPr>
          <w:t>CDDL-1.0 license</w:t>
        </w:r>
      </w:hyperlink>
      <w:r>
        <w:rPr/>
        <w:t> in the SIARD distribution as </w:t>
      </w:r>
      <w:r>
        <w:rPr>
          <w:i/>
          <w:iCs/>
        </w:rPr>
        <w:t>doc/licenses/CDDL-1.0.txt</w:t>
      </w:r>
    </w:p>
    <w:p>
      <w:pPr>
        <w:pStyle w:val="Normal"/>
        <w:jc w:val="left"/>
        <w:rPr>
          <w:b/>
          <w:b/>
          <w:bCs/>
        </w:rPr>
      </w:pPr>
      <w:r>
        <w:rPr>
          <w:b/>
          <w:bCs/>
        </w:rPr>
        <w:t xml:space="preserve">JTS Topology Suite (Version 1.14 - used by </w:t>
      </w:r>
      <w:del w:id="70" w:author="Jan Walker" w:date="2022-08-15T13:41:23Z">
        <w:r>
          <w:rPr>
            <w:b/>
            <w:bCs/>
          </w:rPr>
          <w:delText xml:space="preserve">H2 and </w:delText>
        </w:r>
      </w:del>
      <w:r>
        <w:rPr>
          <w:b/>
          <w:bCs/>
        </w:rPr>
        <w:t>MySQL for the GEOMETRY extension)</w:t>
      </w:r>
    </w:p>
    <w:p>
      <w:pPr>
        <w:pStyle w:val="Normal"/>
        <w:ind w:left="709" w:hanging="0"/>
        <w:jc w:val="left"/>
        <w:rPr/>
      </w:pPr>
      <w:r>
        <w:rPr/>
        <w:t>from Martin Davis </w:t>
      </w:r>
      <w:hyperlink r:id="rId25" w:tgtFrame="_blank">
        <w:r>
          <w:rPr>
            <w:rStyle w:val="InternetLink"/>
          </w:rPr>
          <w:t>http://tsusiatsoftware.net/</w:t>
        </w:r>
      </w:hyperlink>
      <w:r>
        <w:rPr/>
        <w:br/>
        <w:t>License: </w:t>
      </w:r>
      <w:hyperlink r:id="rId26" w:tgtFrame="_blank">
        <w:r>
          <w:rPr>
            <w:rStyle w:val="InternetLink"/>
          </w:rPr>
          <w:t>GNU Library General Public License (LGPLv2.0)</w:t>
        </w:r>
      </w:hyperlink>
      <w:r>
        <w:rPr/>
        <w:t> in the SIARD distribution as </w:t>
      </w:r>
      <w:r>
        <w:rPr>
          <w:i/>
          <w:iCs/>
        </w:rPr>
        <w:t>doc/licenses/LGPLv2.0.txt</w:t>
      </w:r>
      <w:r>
        <w:rPr/>
        <w:t>.</w:t>
      </w:r>
    </w:p>
    <w:p>
      <w:pPr>
        <w:pStyle w:val="Normal"/>
        <w:jc w:val="left"/>
        <w:rPr>
          <w:b/>
          <w:b/>
          <w:bCs/>
        </w:rPr>
      </w:pPr>
      <w:r>
        <w:rPr>
          <w:b/>
          <w:bCs/>
        </w:rPr>
        <w:t>JdbcBase</w:t>
      </w:r>
    </w:p>
    <w:p>
      <w:pPr>
        <w:pStyle w:val="Normal"/>
        <w:ind w:left="709" w:hanging="0"/>
        <w:jc w:val="left"/>
        <w:rPr/>
      </w:pPr>
      <w:r>
        <w:rPr/>
        <w:t>from Swiss Federal Archives</w:t>
        <w:br/>
        <w:t>License: </w:t>
      </w:r>
      <w:hyperlink r:id="rId27" w:tgtFrame="_blank">
        <w:r>
          <w:rPr>
            <w:rStyle w:val="InternetLink"/>
          </w:rPr>
          <w:t>CDDL-1.0 license</w:t>
        </w:r>
      </w:hyperlink>
      <w:r>
        <w:rPr/>
        <w:t> in the SIARD distribution as </w:t>
      </w:r>
      <w:r>
        <w:rPr>
          <w:i/>
          <w:iCs/>
        </w:rPr>
        <w:t>doc/licenses/CDDL-1.0.txt</w:t>
      </w:r>
    </w:p>
    <w:p>
      <w:pPr>
        <w:pStyle w:val="Normal"/>
        <w:jc w:val="left"/>
        <w:rPr>
          <w:b/>
          <w:b/>
          <w:bCs/>
        </w:rPr>
      </w:pPr>
      <w:r>
        <w:rPr>
          <w:b/>
          <w:bCs/>
        </w:rPr>
        <w:t>JdbcPostgres</w:t>
      </w:r>
    </w:p>
    <w:p>
      <w:pPr>
        <w:pStyle w:val="Normal"/>
        <w:ind w:left="709" w:hanging="0"/>
        <w:jc w:val="left"/>
        <w:rPr/>
      </w:pPr>
      <w:r>
        <w:rPr/>
        <w:t>from Swiss Federal Archives</w:t>
        <w:br/>
        <w:t>License: </w:t>
      </w:r>
      <w:hyperlink r:id="rId28" w:tgtFrame="_blank">
        <w:r>
          <w:rPr>
            <w:rStyle w:val="InternetLink"/>
          </w:rPr>
          <w:t>CDDL-1.0 license</w:t>
        </w:r>
      </w:hyperlink>
      <w:r>
        <w:rPr/>
        <w:t> in the SIARD distribution as </w:t>
      </w:r>
      <w:r>
        <w:rPr>
          <w:i/>
          <w:iCs/>
        </w:rPr>
        <w:t>doc/licenses/CDDL-1.0.txt</w:t>
      </w:r>
    </w:p>
    <w:p>
      <w:pPr>
        <w:pStyle w:val="Normal"/>
        <w:jc w:val="left"/>
        <w:rPr>
          <w:b/>
          <w:b/>
          <w:bCs/>
        </w:rPr>
      </w:pPr>
      <w:r>
        <w:rPr>
          <w:b/>
          <w:bCs/>
        </w:rPr>
        <w:t>JDBC Driver für Postgres (postresql-42.2.5.jar)</w:t>
      </w:r>
    </w:p>
    <w:p>
      <w:pPr>
        <w:pStyle w:val="Normal"/>
        <w:ind w:left="709" w:hanging="0"/>
        <w:jc w:val="left"/>
        <w:rPr/>
      </w:pPr>
      <w:r>
        <w:rPr/>
        <w:t>from the PostgreSQL Global Development Group</w:t>
        <w:br/>
        <w:t>License: </w:t>
      </w:r>
      <w:hyperlink r:id="rId29" w:tgtFrame="_blank">
        <w:r>
          <w:rPr>
            <w:rStyle w:val="InternetLink"/>
          </w:rPr>
          <w:t>Postgres License</w:t>
        </w:r>
      </w:hyperlink>
      <w:r>
        <w:rPr/>
        <w:t> in the SIARD distribution as </w:t>
      </w:r>
      <w:r>
        <w:rPr>
          <w:i/>
          <w:iCs/>
        </w:rPr>
        <w:t>doc/licenses/licensePostgres.txt</w:t>
      </w:r>
      <w:r>
        <w:rPr/>
        <w:t>.</w:t>
      </w:r>
    </w:p>
    <w:p>
      <w:pPr>
        <w:pStyle w:val="Normal"/>
        <w:jc w:val="left"/>
        <w:rPr>
          <w:b/>
          <w:b/>
          <w:bCs/>
        </w:rPr>
      </w:pPr>
      <w:r>
        <w:rPr>
          <w:b/>
          <w:bCs/>
        </w:rPr>
        <w:t>JdbcOracle</w:t>
      </w:r>
    </w:p>
    <w:p>
      <w:pPr>
        <w:pStyle w:val="Normal"/>
        <w:ind w:left="709" w:hanging="0"/>
        <w:jc w:val="left"/>
        <w:rPr/>
      </w:pPr>
      <w:r>
        <w:rPr/>
        <w:t>from Swiss Federal Archives</w:t>
        <w:br/>
        <w:t>License: </w:t>
      </w:r>
      <w:hyperlink r:id="rId30" w:tgtFrame="_blank">
        <w:r>
          <w:rPr>
            <w:rStyle w:val="InternetLink"/>
          </w:rPr>
          <w:t>CDDL-1.0 license</w:t>
        </w:r>
      </w:hyperlink>
      <w:r>
        <w:rPr/>
        <w:t> in the SIARD distribution as </w:t>
      </w:r>
      <w:r>
        <w:rPr>
          <w:i/>
          <w:iCs/>
        </w:rPr>
        <w:t>doc/licenses/CDDL-1.0.txt</w:t>
      </w:r>
    </w:p>
    <w:p>
      <w:pPr>
        <w:pStyle w:val="Normal"/>
        <w:jc w:val="left"/>
        <w:rPr>
          <w:b/>
          <w:b/>
          <w:bCs/>
        </w:rPr>
      </w:pPr>
      <w:r>
        <w:rPr>
          <w:b/>
          <w:bCs/>
        </w:rPr>
        <w:t>JDBC Driver for Oracle (ojdbc6.jar (version 12.1.0.1.0), xdb6.jar, xmlparserv2.jar)</w:t>
      </w:r>
    </w:p>
    <w:p>
      <w:pPr>
        <w:pStyle w:val="Normal"/>
        <w:ind w:left="709" w:hanging="0"/>
        <w:jc w:val="left"/>
        <w:rPr/>
      </w:pPr>
      <w:r>
        <w:rPr/>
        <w:t>from Oracle</w:t>
        <w:br/>
        <w:t>License: </w:t>
      </w:r>
      <w:hyperlink r:id="rId31" w:tgtFrame="_blank">
        <w:r>
          <w:rPr>
            <w:rStyle w:val="InternetLink"/>
          </w:rPr>
          <w:t>Oracle License</w:t>
        </w:r>
      </w:hyperlink>
      <w:r>
        <w:rPr/>
        <w:t> in the SIARD distribution as </w:t>
      </w:r>
      <w:r>
        <w:rPr>
          <w:i/>
          <w:iCs/>
        </w:rPr>
        <w:t>doc/licenses/licenseOracle.txt</w:t>
      </w:r>
      <w:r>
        <w:rPr/>
        <w:t>.</w:t>
      </w:r>
    </w:p>
    <w:p>
      <w:pPr>
        <w:pStyle w:val="Normal"/>
        <w:jc w:val="left"/>
        <w:rPr>
          <w:b/>
          <w:b/>
          <w:bCs/>
        </w:rPr>
      </w:pPr>
      <w:r>
        <w:rPr>
          <w:b/>
          <w:bCs/>
        </w:rPr>
        <w:t>JdbcMySql</w:t>
      </w:r>
    </w:p>
    <w:p>
      <w:pPr>
        <w:pStyle w:val="Normal"/>
        <w:ind w:left="709" w:hanging="0"/>
        <w:jc w:val="left"/>
        <w:rPr/>
      </w:pPr>
      <w:r>
        <w:rPr/>
        <w:t>from Swiss Federal Archives</w:t>
        <w:br/>
        <w:t>License: </w:t>
      </w:r>
      <w:hyperlink r:id="rId32" w:tgtFrame="_blank">
        <w:r>
          <w:rPr>
            <w:rStyle w:val="InternetLink"/>
          </w:rPr>
          <w:t>CDDL-1.0 license</w:t>
        </w:r>
      </w:hyperlink>
      <w:r>
        <w:rPr/>
        <w:t> in the SIARD distribution as </w:t>
      </w:r>
      <w:r>
        <w:rPr>
          <w:i/>
          <w:iCs/>
        </w:rPr>
        <w:t>doc/licenses/CDDL-1.0.txt</w:t>
      </w:r>
    </w:p>
    <w:p>
      <w:pPr>
        <w:pStyle w:val="Normal"/>
        <w:jc w:val="left"/>
        <w:rPr>
          <w:b/>
          <w:b/>
          <w:bCs/>
        </w:rPr>
      </w:pPr>
      <w:r>
        <w:rPr>
          <w:b/>
          <w:bCs/>
        </w:rPr>
        <w:t>JDBC Driver for MySQL (Version 8.0.18)</w:t>
      </w:r>
    </w:p>
    <w:p>
      <w:pPr>
        <w:pStyle w:val="Normal"/>
        <w:ind w:left="709" w:hanging="0"/>
        <w:jc w:val="left"/>
        <w:rPr/>
      </w:pPr>
      <w:r>
        <w:rPr/>
        <w:t>from Oracle </w:t>
      </w:r>
      <w:hyperlink r:id="rId33" w:tgtFrame="_blank">
        <w:r>
          <w:rPr>
            <w:rStyle w:val="InternetLink"/>
          </w:rPr>
          <w:t>https://dev.mysql.com/downloads/connector/j/</w:t>
        </w:r>
      </w:hyperlink>
      <w:r>
        <w:rPr/>
        <w:br/>
        <w:t>License: </w:t>
      </w:r>
      <w:hyperlink r:id="rId34" w:tgtFrame="_blank">
        <w:r>
          <w:rPr>
            <w:rStyle w:val="InternetLink"/>
          </w:rPr>
          <w:t>GNU Generial Public License (GPLv2.0)</w:t>
        </w:r>
      </w:hyperlink>
      <w:r>
        <w:rPr/>
        <w:t> in the SIARD distribution as </w:t>
      </w:r>
      <w:r>
        <w:rPr>
          <w:i/>
          <w:iCs/>
        </w:rPr>
        <w:t>doc/licenses/GPLv2.0.txt</w:t>
      </w:r>
      <w:r>
        <w:rPr/>
        <w:t>.</w:t>
      </w:r>
    </w:p>
    <w:p>
      <w:pPr>
        <w:pStyle w:val="Normal"/>
        <w:jc w:val="left"/>
        <w:rPr>
          <w:b/>
          <w:b/>
          <w:bCs/>
        </w:rPr>
      </w:pPr>
      <w:r>
        <w:rPr>
          <w:b/>
          <w:bCs/>
        </w:rPr>
        <w:t>JdbcMsSql</w:t>
      </w:r>
    </w:p>
    <w:p>
      <w:pPr>
        <w:pStyle w:val="Normal"/>
        <w:ind w:left="709" w:hanging="0"/>
        <w:jc w:val="left"/>
        <w:rPr/>
      </w:pPr>
      <w:r>
        <w:rPr/>
        <w:t>from Swiss Federal Archives</w:t>
        <w:br/>
        <w:t>License: </w:t>
      </w:r>
      <w:hyperlink r:id="rId35" w:tgtFrame="_blank">
        <w:r>
          <w:rPr>
            <w:rStyle w:val="InternetLink"/>
          </w:rPr>
          <w:t>CDDL-1.0 license</w:t>
        </w:r>
      </w:hyperlink>
      <w:r>
        <w:rPr/>
        <w:t> in the SIARD distribution as </w:t>
      </w:r>
      <w:r>
        <w:rPr>
          <w:i/>
          <w:iCs/>
        </w:rPr>
        <w:t>doc/licenses/CDDL-1.0.txt</w:t>
      </w:r>
    </w:p>
    <w:p>
      <w:pPr>
        <w:pStyle w:val="Normal"/>
        <w:jc w:val="left"/>
        <w:rPr>
          <w:b/>
          <w:b/>
          <w:bCs/>
        </w:rPr>
      </w:pPr>
      <w:r>
        <w:rPr>
          <w:b/>
          <w:bCs/>
        </w:rPr>
        <w:t>JDBC Driver for SQL Server (Version 4.1)</w:t>
      </w:r>
    </w:p>
    <w:p>
      <w:pPr>
        <w:pStyle w:val="Normal"/>
        <w:ind w:left="709" w:hanging="0"/>
        <w:jc w:val="left"/>
        <w:rPr/>
      </w:pPr>
      <w:r>
        <w:rPr/>
        <w:t>from Microsoft </w:t>
      </w:r>
      <w:hyperlink r:id="rId36" w:tgtFrame="_blank">
        <w:r>
          <w:rPr>
            <w:rStyle w:val="InternetLink"/>
          </w:rPr>
          <w:t>https://msdn.microsoft.com/library/mt484311.aspx</w:t>
        </w:r>
      </w:hyperlink>
      <w:r>
        <w:rPr/>
        <w:br/>
        <w:t>License: </w:t>
      </w:r>
      <w:hyperlink r:id="rId37" w:tgtFrame="_blank">
        <w:r>
          <w:rPr>
            <w:rStyle w:val="InternetLink"/>
          </w:rPr>
          <w:t>Microsoft License</w:t>
        </w:r>
      </w:hyperlink>
      <w:r>
        <w:rPr/>
        <w:t> in the SIARD distribution as </w:t>
      </w:r>
      <w:r>
        <w:rPr>
          <w:i/>
          <w:iCs/>
        </w:rPr>
        <w:t>doc/licenses/license41.txt</w:t>
      </w:r>
      <w:r>
        <w:rPr/>
        <w:t>.</w:t>
      </w:r>
    </w:p>
    <w:p>
      <w:pPr>
        <w:pStyle w:val="Normal"/>
        <w:jc w:val="left"/>
        <w:rPr>
          <w:b/>
          <w:b/>
          <w:bCs/>
          <w:del w:id="72" w:author="Jan Walker" w:date="2022-08-15T13:54:57Z"/>
        </w:rPr>
      </w:pPr>
      <w:del w:id="71" w:author="Jan Walker" w:date="2022-08-15T13:54:57Z">
        <w:r>
          <w:rPr>
            <w:b/>
            <w:bCs/>
          </w:rPr>
          <w:delText>JdbcH2</w:delText>
        </w:r>
      </w:del>
    </w:p>
    <w:p>
      <w:pPr>
        <w:pStyle w:val="Normal"/>
        <w:ind w:left="709" w:hanging="0"/>
        <w:jc w:val="left"/>
        <w:rPr>
          <w:del w:id="77" w:author="Jan Walker" w:date="2022-08-15T13:54:57Z"/>
        </w:rPr>
      </w:pPr>
      <w:del w:id="73" w:author="Jan Walker" w:date="2022-08-15T13:54:57Z">
        <w:r>
          <w:rPr/>
          <w:delText>from Swiss Federal Archives</w:delText>
          <w:br/>
          <w:delText>License: </w:delText>
        </w:r>
      </w:del>
      <w:hyperlink r:id="rId38" w:tgtFrame="_blank">
        <w:del w:id="74" w:author="Jan Walker" w:date="2022-08-15T13:54:57Z">
          <w:r>
            <w:rPr>
              <w:rStyle w:val="InternetLink"/>
            </w:rPr>
            <w:delText>CDDL-1.0 license</w:delText>
          </w:r>
        </w:del>
      </w:hyperlink>
      <w:del w:id="75" w:author="Jan Walker" w:date="2022-08-15T13:54:57Z">
        <w:r>
          <w:rPr/>
          <w:delText> in the SIARD distribution as </w:delText>
        </w:r>
      </w:del>
      <w:del w:id="76" w:author="Jan Walker" w:date="2022-08-15T13:54:57Z">
        <w:r>
          <w:rPr>
            <w:i/>
            <w:iCs/>
          </w:rPr>
          <w:delText>doc/licenses/CDDL-1.0.txt</w:delText>
        </w:r>
      </w:del>
    </w:p>
    <w:p>
      <w:pPr>
        <w:pStyle w:val="Normal"/>
        <w:jc w:val="left"/>
        <w:rPr>
          <w:b/>
          <w:b/>
          <w:bCs/>
          <w:del w:id="79" w:author="Jan Walker" w:date="2022-08-15T13:54:57Z"/>
        </w:rPr>
      </w:pPr>
      <w:del w:id="78" w:author="Jan Walker" w:date="2022-08-15T13:54:57Z">
        <w:r>
          <w:rPr>
            <w:b/>
            <w:bCs/>
          </w:rPr>
          <w:delText>H2 database (Version 1.3.176)</w:delText>
        </w:r>
      </w:del>
    </w:p>
    <w:p>
      <w:pPr>
        <w:pStyle w:val="Normal"/>
        <w:ind w:left="709" w:hanging="0"/>
        <w:jc w:val="left"/>
        <w:rPr/>
      </w:pPr>
      <w:del w:id="80" w:author="Jan Walker" w:date="2022-08-15T13:54:57Z">
        <w:r>
          <w:rPr/>
          <w:delText>from Thomas Müller </w:delText>
        </w:r>
      </w:del>
      <w:hyperlink r:id="rId39" w:tgtFrame="_blank">
        <w:del w:id="81" w:author="Jan Walker" w:date="2022-08-15T13:54:57Z">
          <w:r>
            <w:rPr>
              <w:rStyle w:val="InternetLink"/>
            </w:rPr>
            <w:delText>http://www.h2database.com/</w:delText>
          </w:r>
        </w:del>
      </w:hyperlink>
      <w:del w:id="82" w:author="Jan Walker" w:date="2022-08-15T13:54:57Z">
        <w:r>
          <w:rPr/>
          <w:br/>
          <w:delText>License: dual license </w:delText>
        </w:r>
      </w:del>
      <w:hyperlink r:id="rId40" w:tgtFrame="_blank">
        <w:del w:id="83" w:author="Jan Walker" w:date="2022-08-15T13:54:57Z">
          <w:r>
            <w:rPr>
              <w:rStyle w:val="InternetLink"/>
            </w:rPr>
            <w:delText>Eclipse Public License v1.0 (EPL1.0)</w:delText>
          </w:r>
        </w:del>
      </w:hyperlink>
      <w:del w:id="84" w:author="Jan Walker" w:date="2022-08-15T13:54:57Z">
        <w:r>
          <w:rPr/>
          <w:delText> and </w:delText>
        </w:r>
      </w:del>
      <w:hyperlink r:id="rId41" w:tgtFrame="_blank">
        <w:del w:id="85" w:author="Jan Walker" w:date="2022-08-15T13:54:57Z">
          <w:r>
            <w:rPr>
              <w:rStyle w:val="InternetLink"/>
            </w:rPr>
            <w:delText>Mozilla Public License 2.0 (MPL2.0)</w:delText>
          </w:r>
        </w:del>
      </w:hyperlink>
      <w:del w:id="86" w:author="Jan Walker" w:date="2022-08-15T13:54:57Z">
        <w:r>
          <w:rPr/>
          <w:delText> in the SIARD distribution as </w:delText>
        </w:r>
      </w:del>
      <w:del w:id="87" w:author="Jan Walker" w:date="2022-08-15T13:54:57Z">
        <w:r>
          <w:rPr>
            <w:i/>
            <w:iCs/>
          </w:rPr>
          <w:delText>doc/licenses/EPL1.0.txt</w:delText>
        </w:r>
      </w:del>
      <w:del w:id="88" w:author="Jan Walker" w:date="2022-08-15T13:54:57Z">
        <w:r>
          <w:rPr/>
          <w:delText> and </w:delText>
        </w:r>
      </w:del>
      <w:del w:id="89" w:author="Jan Walker" w:date="2022-08-15T13:54:57Z">
        <w:r>
          <w:rPr>
            <w:i/>
            <w:iCs/>
          </w:rPr>
          <w:delText>doc/licenses/MPL2.0.txt</w:delText>
        </w:r>
      </w:del>
      <w:del w:id="90" w:author="Jan Walker" w:date="2022-08-15T13:54:57Z">
        <w:r>
          <w:rPr/>
          <w:delText>.</w:delText>
        </w:r>
      </w:del>
    </w:p>
    <w:p>
      <w:pPr>
        <w:pStyle w:val="Normal"/>
        <w:jc w:val="left"/>
        <w:rPr>
          <w:b/>
          <w:b/>
          <w:bCs/>
        </w:rPr>
      </w:pPr>
      <w:r>
        <w:rPr>
          <w:b/>
          <w:bCs/>
        </w:rPr>
        <w:t>JdbcDb2</w:t>
      </w:r>
    </w:p>
    <w:p>
      <w:pPr>
        <w:pStyle w:val="Normal"/>
        <w:ind w:left="709" w:hanging="0"/>
        <w:jc w:val="left"/>
        <w:rPr/>
      </w:pPr>
      <w:r>
        <w:rPr/>
        <w:t>from Swiss Federal Archives</w:t>
        <w:br/>
        <w:t>License: </w:t>
      </w:r>
      <w:hyperlink r:id="rId42" w:tgtFrame="_blank">
        <w:r>
          <w:rPr>
            <w:rStyle w:val="InternetLink"/>
          </w:rPr>
          <w:t>CDDL-1.0 license</w:t>
        </w:r>
      </w:hyperlink>
      <w:r>
        <w:rPr/>
        <w:t> in the SIARD distribution as </w:t>
      </w:r>
      <w:r>
        <w:rPr>
          <w:i/>
          <w:iCs/>
        </w:rPr>
        <w:t>doc/licenses/CDDL-1.0.txt</w:t>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t>JDBC Driver for DB/2 (Version 4.1)</w:t>
      </w:r>
    </w:p>
    <w:p>
      <w:pPr>
        <w:pStyle w:val="Normal"/>
        <w:ind w:left="709" w:hanging="0"/>
        <w:jc w:val="left"/>
        <w:rPr/>
      </w:pPr>
      <w:r>
        <w:rPr/>
        <w:t>from IBM </w:t>
      </w:r>
      <w:hyperlink r:id="rId43" w:tgtFrame="_blank">
        <w:r>
          <w:rPr>
            <w:rStyle w:val="InternetLink"/>
          </w:rPr>
          <w:t>http://www-01.ibm.com/support/docview.wss?uid=swg21363866</w:t>
        </w:r>
      </w:hyperlink>
      <w:r>
        <w:rPr/>
        <w:br/>
        <w:t>License: </w:t>
      </w:r>
      <w:hyperlink r:id="rId44">
        <w:r>
          <w:rPr>
            <w:rStyle w:val="InternetLink"/>
          </w:rPr>
          <w:t>IBM license</w:t>
        </w:r>
      </w:hyperlink>
      <w:r>
        <w:rPr/>
        <w:t> in the SIARD distribution as </w:t>
      </w:r>
      <w:r>
        <w:rPr>
          <w:i/>
          <w:iCs/>
        </w:rPr>
        <w:t>doc/licenses/IBM JDBC 4 License.txt</w:t>
      </w:r>
      <w:r>
        <w:rPr/>
        <w:t> and </w:t>
      </w:r>
      <w:r>
        <w:rPr>
          <w:i/>
          <w:iCs/>
        </w:rPr>
        <w:t>doc/licenses/IBM jdbc4_notices.txt</w:t>
      </w:r>
      <w:r>
        <w:rPr/>
        <w:t>.</w:t>
        <w:br/>
        <w:t>This very long license essentially declares that IBM is the copyright holder of the software and makes it freely available for using, copying and redistributing. However, there are technical “licenses” which restrict its use for connecting to a DB/2 instance running on an operating system platform which is not Windows, LINUX, or UNIX. If you want to make use of </w:t>
      </w:r>
      <w:r>
        <w:rPr>
          <w:i/>
          <w:iCs/>
        </w:rPr>
        <w:t>SIARD Suite</w:t>
      </w:r>
      <w:r>
        <w:rPr/>
        <w:t> in such a context, you need to apply to the vendor of the DB/2 database instance for the appropriate technical license file from IBM and add it to the class path.</w:t>
      </w:r>
    </w:p>
    <w:p>
      <w:pPr>
        <w:pStyle w:val="Normal"/>
        <w:jc w:val="left"/>
        <w:rPr>
          <w:b/>
          <w:b/>
          <w:bCs/>
        </w:rPr>
      </w:pPr>
      <w:r>
        <w:rPr>
          <w:b/>
          <w:bCs/>
        </w:rPr>
        <w:t>JdbcAccess</w:t>
      </w:r>
    </w:p>
    <w:p>
      <w:pPr>
        <w:pStyle w:val="Normal"/>
        <w:ind w:left="709" w:hanging="0"/>
        <w:jc w:val="left"/>
        <w:rPr/>
      </w:pPr>
      <w:r>
        <w:rPr/>
        <w:t>from Swiss Federal Archives</w:t>
        <w:br/>
        <w:t>License: </w:t>
      </w:r>
      <w:hyperlink r:id="rId45" w:tgtFrame="_blank">
        <w:r>
          <w:rPr>
            <w:rStyle w:val="InternetLink"/>
          </w:rPr>
          <w:t>CDDL-1.0 license</w:t>
        </w:r>
      </w:hyperlink>
      <w:r>
        <w:rPr/>
        <w:t> in the SIARD distribution as </w:t>
      </w:r>
      <w:r>
        <w:rPr>
          <w:i/>
          <w:iCs/>
        </w:rPr>
        <w:t>doc/licenses/CDDL-1.0.txt</w:t>
      </w:r>
    </w:p>
    <w:p>
      <w:pPr>
        <w:pStyle w:val="Normal"/>
        <w:jc w:val="left"/>
        <w:rPr>
          <w:b/>
          <w:b/>
          <w:bCs/>
        </w:rPr>
      </w:pPr>
      <w:r>
        <w:rPr>
          <w:b/>
          <w:bCs/>
        </w:rPr>
        <w:t>Jackcess (Version 2.1.6)</w:t>
      </w:r>
    </w:p>
    <w:p>
      <w:pPr>
        <w:pStyle w:val="Normal"/>
        <w:ind w:left="709" w:hanging="0"/>
        <w:jc w:val="left"/>
        <w:rPr/>
      </w:pPr>
      <w:r>
        <w:rPr/>
        <w:t>from Health Market Science </w:t>
      </w:r>
      <w:hyperlink r:id="rId46" w:tgtFrame="_blank">
        <w:r>
          <w:rPr>
            <w:rStyle w:val="InternetLink"/>
          </w:rPr>
          <w:t>http://jackcess.sourceforge.net/</w:t>
        </w:r>
      </w:hyperlink>
      <w:r>
        <w:rPr/>
        <w:br/>
        <w:t>License: </w:t>
      </w:r>
      <w:hyperlink r:id="rId47" w:tgtFrame="_blank">
        <w:r>
          <w:rPr>
            <w:rStyle w:val="InternetLink"/>
          </w:rPr>
          <w:t>Apache License, Version 2.0</w:t>
        </w:r>
      </w:hyperlink>
      <w:r>
        <w:rPr/>
        <w:t> in the SIARD distribution as </w:t>
      </w:r>
      <w:r>
        <w:rPr>
          <w:i/>
          <w:iCs/>
        </w:rPr>
        <w:t>doc/licenses/Apache-license-2.0.txt</w:t>
      </w:r>
    </w:p>
    <w:p>
      <w:pPr>
        <w:pStyle w:val="Normal"/>
        <w:spacing w:lineRule="auto" w:line="240"/>
        <w:jc w:val="left"/>
        <w:rPr>
          <w:b/>
          <w:b/>
          <w:bCs/>
        </w:rPr>
      </w:pPr>
      <w:r>
        <w:rPr>
          <w:b/>
          <w:bCs/>
        </w:rPr>
        <w:t>Two parts (commons-lang-2.6 6 and commons-logging-1.1.3 7 ) used by Jackcess</w:t>
      </w:r>
    </w:p>
    <w:p>
      <w:pPr>
        <w:pStyle w:val="Normal"/>
        <w:ind w:left="709" w:hanging="0"/>
        <w:jc w:val="left"/>
        <w:rPr/>
      </w:pPr>
      <w:r>
        <w:rPr/>
        <w:t>from Apache Commons </w:t>
      </w:r>
      <w:hyperlink r:id="rId48" w:tgtFrame="_blank">
        <w:r>
          <w:rPr>
            <w:rStyle w:val="InternetLink"/>
          </w:rPr>
          <w:t>http://commons.apache.org/</w:t>
        </w:r>
      </w:hyperlink>
      <w:r>
        <w:rPr/>
        <w:br/>
        <w:t>License: </w:t>
      </w:r>
      <w:hyperlink r:id="rId49" w:tgtFrame="_blank">
        <w:r>
          <w:rPr>
            <w:rStyle w:val="InternetLink"/>
          </w:rPr>
          <w:t>Apache License, Version 2.0</w:t>
        </w:r>
      </w:hyperlink>
      <w:r>
        <w:rPr/>
        <w:t> in the SIARD distribution as </w:t>
      </w:r>
      <w:r>
        <w:rPr>
          <w:i/>
          <w:iCs/>
        </w:rPr>
        <w:t>doc/licenses/Apache-license-2.0.txt</w:t>
      </w:r>
    </w:p>
    <w:p>
      <w:pPr>
        <w:pStyle w:val="Normal"/>
        <w:jc w:val="left"/>
        <w:rPr>
          <w:b/>
          <w:b/>
          <w:bCs/>
        </w:rPr>
      </w:pPr>
      <w:r>
        <w:rPr>
          <w:b/>
          <w:bCs/>
        </w:rPr>
        <w:t>EnterUtilities</w:t>
      </w:r>
    </w:p>
    <w:p>
      <w:pPr>
        <w:pStyle w:val="Normal"/>
        <w:ind w:left="709" w:hanging="0"/>
        <w:jc w:val="left"/>
        <w:rPr/>
      </w:pPr>
      <w:r>
        <w:rPr/>
        <w:t>from Enter AG</w:t>
        <w:br/>
        <w:t>License: </w:t>
      </w:r>
      <w:hyperlink r:id="rId50" w:tgtFrame="_blank">
        <w:r>
          <w:rPr>
            <w:rStyle w:val="InternetLink"/>
          </w:rPr>
          <w:t>CDDL-1.0 license</w:t>
        </w:r>
      </w:hyperlink>
      <w:r>
        <w:rPr/>
        <w:t> in the SIARD Distribution as </w:t>
      </w:r>
      <w:r>
        <w:rPr>
          <w:i/>
          <w:iCs/>
        </w:rPr>
        <w:t>doc/licenses/CDDL-1.0.txt</w:t>
      </w:r>
      <w:r>
        <w:rPr/>
        <w:t>.</w:t>
      </w:r>
    </w:p>
    <w:p>
      <w:pPr>
        <w:pStyle w:val="Normal"/>
        <w:rPr/>
      </w:pPr>
      <w:r>
        <w:rPr/>
      </w:r>
    </w:p>
    <w:p>
      <w:pPr>
        <w:pStyle w:val="Normal"/>
        <w:rPr/>
      </w:pPr>
      <w:r>
        <w:rPr/>
        <w:t>A copy of all licenses can be found in the </w:t>
      </w:r>
      <w:r>
        <w:rPr>
          <w:i/>
          <w:iCs/>
        </w:rPr>
        <w:t>doc/licenses</w:t>
      </w:r>
      <w:r>
        <w:rPr/>
        <w:t> folder of the distribution ZIP file. A copy of all third party binaries used by </w:t>
      </w:r>
      <w:r>
        <w:rPr>
          <w:i/>
          <w:iCs/>
        </w:rPr>
        <w:t>SIARD Suite</w:t>
      </w:r>
      <w:r>
        <w:rPr/>
        <w:t> can be found in the </w:t>
      </w:r>
      <w:r>
        <w:rPr>
          <w:i/>
          <w:iCs/>
        </w:rPr>
        <w:t>lib</w:t>
      </w:r>
      <w:r>
        <w:rPr/>
        <w:t> folder of the distribution.</w:t>
      </w:r>
    </w:p>
    <w:p>
      <w:pPr>
        <w:pStyle w:val="Normal"/>
        <w:rPr/>
      </w:pPr>
      <w:r>
        <w:rPr/>
      </w:r>
    </w:p>
    <w:p>
      <w:pPr>
        <w:pStyle w:val="Normal"/>
        <w:rPr/>
      </w:pPr>
      <w:r>
        <w:rPr/>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10" w:name="_Toc48217484"/>
      <w:bookmarkStart w:id="11" w:name="_Toc48828111"/>
      <w:r>
        <w:rPr/>
        <w:t>SIARD Concept</w:t>
      </w:r>
      <w:bookmarkEnd w:id="10"/>
      <w:bookmarkEnd w:id="11"/>
    </w:p>
    <w:p>
      <w:pPr>
        <w:pStyle w:val="Normal"/>
        <w:rPr/>
      </w:pPr>
      <w:r>
        <w:rPr/>
      </w:r>
    </w:p>
    <w:p>
      <w:pPr>
        <w:pStyle w:val="Normal"/>
        <w:rPr/>
      </w:pPr>
      <w:r>
        <w:rPr/>
        <w:t>The Swiss Federal Archives are obliged to archive Federal administration documents </w:t>
      </w:r>
      <w:hyperlink r:id="rId51" w:tgtFrame="_blank">
        <w:r>
          <w:rPr/>
          <w:t>independent of the information medium</w:t>
        </w:r>
      </w:hyperlink>
      <w:r>
        <w:rPr/>
        <w:t>. Therefore, the problem of long-term archiving of relational databases must be resolved.</w:t>
      </w:r>
    </w:p>
    <w:p>
      <w:pPr>
        <w:pStyle w:val="Normal"/>
        <w:rPr/>
      </w:pPr>
      <w:r>
        <w:rPr/>
      </w:r>
    </w:p>
    <w:p>
      <w:pPr>
        <w:pStyle w:val="Normal"/>
        <w:rPr/>
      </w:pPr>
      <w:r>
        <w:rPr/>
        <w:t>The </w:t>
      </w:r>
      <w:r>
        <w:rPr>
          <w:i/>
          <w:iCs/>
        </w:rPr>
        <w:t>SIARD Format</w:t>
      </w:r>
      <w:r>
        <w:rPr/>
        <w:t> has been used since 2007 by the Swiss Federal Archives and by many other archives around the world as a normalization format for the long-term preservation of relational databases.</w:t>
      </w:r>
    </w:p>
    <w:p>
      <w:pPr>
        <w:pStyle w:val="Normal"/>
        <w:rPr/>
      </w:pPr>
      <w:r>
        <w:rPr/>
      </w:r>
    </w:p>
    <w:p>
      <w:pPr>
        <w:pStyle w:val="Normal"/>
        <w:rPr/>
      </w:pPr>
      <w:r>
        <w:rPr/>
        <w:t>With </w:t>
      </w:r>
      <w:r>
        <w:rPr>
          <w:i/>
          <w:iCs/>
        </w:rPr>
        <w:t>SIARD Format 2.</w:t>
      </w:r>
      <w:del w:id="91" w:author="Jan Walker" w:date="2022-07-04T13:30:16Z">
        <w:r>
          <w:rPr>
            <w:i/>
            <w:iCs/>
          </w:rPr>
          <w:delText>1</w:delText>
        </w:r>
      </w:del>
      <w:ins w:id="92" w:author="Jan Walker" w:date="2022-07-04T13:30:16Z">
        <w:r>
          <w:rPr>
            <w:i/>
            <w:iCs/>
            <w:sz w:val="22"/>
            <w:lang w:val="en-GB"/>
          </w:rPr>
          <w:t>2</w:t>
        </w:r>
      </w:ins>
      <w:r>
        <w:rPr/>
        <w:t> the databases are stored conforming to the standard </w:t>
      </w:r>
      <w:hyperlink r:id="rId52" w:tgtFrame="_blank">
        <w:r>
          <w:rPr/>
          <w:t>SQL:2008</w:t>
        </w:r>
      </w:hyperlink>
      <w:r>
        <w:rPr/>
        <w:t> in order to guarantee long-term availability. Data content is stored as a collection of XML files. Because the resulting archive format is based on these two ISO standards, it is believed that lasting data comprehensibility is assured.</w:t>
      </w:r>
    </w:p>
    <w:p>
      <w:pPr>
        <w:pStyle w:val="Normal"/>
        <w:rPr/>
      </w:pPr>
      <w:r>
        <w:rPr/>
      </w:r>
    </w:p>
    <w:p>
      <w:pPr>
        <w:pStyle w:val="Normal"/>
        <w:rPr/>
      </w:pPr>
      <w:r>
        <w:rPr/>
        <w:t>An important requirement of data content archived in </w:t>
      </w:r>
      <w:r>
        <w:rPr>
          <w:i/>
          <w:iCs/>
        </w:rPr>
        <w:t>SIARD format</w:t>
      </w:r>
      <w:r>
        <w:rPr/>
        <w:t> is that it should have "documentary character", i.e. the content of the archived tables should be comprehensible independently of any front-end processing applications and should represent the enterprise information of the institutions operating the subject databases. Neither executable code nor objects are archived by the </w:t>
      </w:r>
      <w:r>
        <w:rPr>
          <w:i/>
          <w:iCs/>
        </w:rPr>
        <w:t>SIARD Suite</w:t>
      </w:r>
      <w:r>
        <w:rPr/>
        <w:t> but only enterprise information from database tables. This is explained in more detail in the report</w:t>
      </w:r>
      <w:r>
        <w:rPr>
          <w:i/>
        </w:rPr>
        <w:t> </w:t>
      </w:r>
      <w:hyperlink r:id="rId53" w:tgtFrame="_blank">
        <w:r>
          <w:rPr>
            <w:i/>
          </w:rPr>
          <w:t>"Long-term Preservation of Relational Databases, What needs to be preserved how?"</w:t>
        </w:r>
      </w:hyperlink>
      <w:r>
        <w:rPr/>
        <w:t> by Hartwig Thomas.</w:t>
      </w:r>
    </w:p>
    <w:p>
      <w:pPr>
        <w:pStyle w:val="Normal"/>
        <w:rPr/>
      </w:pPr>
      <w:r>
        <w:rPr/>
      </w:r>
    </w:p>
    <w:p>
      <w:pPr>
        <w:pStyle w:val="Normal"/>
        <w:rPr/>
      </w:pPr>
      <w:r>
        <w:rPr/>
        <w:t>The </w:t>
      </w:r>
      <w:r>
        <w:rPr>
          <w:i/>
          <w:iCs/>
        </w:rPr>
        <w:t>SIARD format</w:t>
      </w:r>
      <w:r>
        <w:rPr/>
        <w:t> stores the archived database schema definition in SQL:2008 conformant XML files while documentation in respect of the tables and fields, as well as the actual data, is also stored in XML files. In order to avoid excessive XML file size inflation, BLOBs and CLOBs (Binary Large OBjects and Character Large OBjects), referenced in the XML files, are stored in separate (binary) files.</w:t>
      </w:r>
    </w:p>
    <w:p>
      <w:pPr>
        <w:pStyle w:val="Normal"/>
        <w:rPr/>
      </w:pPr>
      <w:r>
        <w:rPr/>
      </w:r>
    </w:p>
    <w:p>
      <w:pPr>
        <w:pStyle w:val="Normal"/>
        <w:rPr/>
      </w:pPr>
      <w:r>
        <w:rPr/>
        <w:t>This document does not further explain the </w:t>
      </w:r>
      <w:r>
        <w:rPr>
          <w:i/>
          <w:iCs/>
        </w:rPr>
        <w:t>SIARD format</w:t>
      </w:r>
      <w:r>
        <w:rPr/>
        <w:t> and structure as they are described in a separate document, which was delivered together with the </w:t>
      </w:r>
      <w:r>
        <w:rPr>
          <w:i/>
          <w:iCs/>
        </w:rPr>
        <w:t>SIARD Suite</w:t>
      </w:r>
      <w:r>
        <w:rPr/>
        <w:t>. In 2013 the </w:t>
      </w:r>
      <w:r>
        <w:rPr>
          <w:i/>
          <w:iCs/>
        </w:rPr>
        <w:t>SIARD format</w:t>
      </w:r>
      <w:r>
        <w:rPr/>
        <w:t> was recognized as an eCH-Standard. In 2018 the version 2.1 of the </w:t>
      </w:r>
      <w:r>
        <w:rPr>
          <w:i/>
          <w:iCs/>
        </w:rPr>
        <w:t>SIARD format</w:t>
      </w:r>
      <w:r>
        <w:rPr/>
        <w:t> has been made available as standard </w:t>
      </w:r>
      <w:hyperlink r:id="rId54" w:tgtFrame="_blank">
        <w:r>
          <w:rPr/>
          <w:t>eCH-0165</w:t>
        </w:r>
      </w:hyperlink>
      <w:r>
        <w:rPr/>
        <w:t>.</w:t>
      </w:r>
    </w:p>
    <w:p>
      <w:pPr>
        <w:pStyle w:val="Normal"/>
        <w:rPr/>
      </w:pPr>
      <w:r>
        <w:rPr/>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12" w:name="_Toc48217485"/>
      <w:bookmarkStart w:id="13" w:name="_Toc48828112"/>
      <w:r>
        <w:rPr/>
        <w:t>Introduction to Database Archival</w:t>
      </w:r>
      <w:bookmarkEnd w:id="12"/>
      <w:bookmarkEnd w:id="13"/>
    </w:p>
    <w:p>
      <w:pPr>
        <w:pStyle w:val="Normal"/>
        <w:rPr/>
      </w:pPr>
      <w:r>
        <w:rPr/>
      </w:r>
    </w:p>
    <w:p>
      <w:pPr>
        <w:pStyle w:val="Normal"/>
        <w:rPr/>
      </w:pPr>
      <w:r>
        <w:rPr/>
        <w:t xml:space="preserve">This is a quick introduction on how to archive databases with </w:t>
      </w:r>
      <w:r>
        <w:rPr>
          <w:i/>
        </w:rPr>
        <w:t>SIARD Suite</w:t>
      </w:r>
      <w:r>
        <w:rPr/>
        <w:t>. It also covers organizational issues that should be considered.</w:t>
      </w:r>
    </w:p>
    <w:p>
      <w:pPr>
        <w:pStyle w:val="Normal"/>
        <w:rPr/>
      </w:pPr>
      <w:r>
        <w:rPr/>
      </w:r>
    </w:p>
    <w:p>
      <w:pPr>
        <w:pStyle w:val="ListParagraph"/>
        <w:numPr>
          <w:ilvl w:val="0"/>
          <w:numId w:val="5"/>
        </w:numPr>
        <w:rPr/>
      </w:pPr>
      <w:r>
        <w:rPr/>
        <w:t>Make sure you know which parts of the database need to be archived. If needed, get in touch with the responsible personnel, e.g. someone from the archive responsible for appraisal.</w:t>
      </w:r>
    </w:p>
    <w:p>
      <w:pPr>
        <w:pStyle w:val="ListParagraph"/>
        <w:numPr>
          <w:ilvl w:val="0"/>
          <w:numId w:val="5"/>
        </w:numPr>
        <w:rPr/>
      </w:pPr>
      <w:r>
        <w:rPr/>
        <w:t xml:space="preserve">Prepare the database for archival: create a new user on the database system that only has read permissions to objects that need to be archived. If needed, create a copy of your database (or certain tables/parts of it) or create views. The database may not be changed during the archival process; otherwise, extraction with </w:t>
      </w:r>
      <w:r>
        <w:rPr>
          <w:i/>
        </w:rPr>
        <w:t>SIARD Suite</w:t>
      </w:r>
      <w:r>
        <w:rPr/>
        <w:t xml:space="preserve"> will fail. Never archive from a live system.</w:t>
      </w:r>
    </w:p>
    <w:p>
      <w:pPr>
        <w:pStyle w:val="ListParagraph"/>
        <w:numPr>
          <w:ilvl w:val="0"/>
          <w:numId w:val="5"/>
        </w:numPr>
        <w:rPr/>
      </w:pPr>
      <w:r>
        <w:rPr/>
        <w:t xml:space="preserve">Download the database using </w:t>
      </w:r>
      <w:r>
        <w:rPr>
          <w:i/>
        </w:rPr>
        <w:t>SIARD Suite</w:t>
      </w:r>
      <w:r>
        <w:rPr/>
        <w:t>.</w:t>
      </w:r>
    </w:p>
    <w:p>
      <w:pPr>
        <w:pStyle w:val="ListParagraph"/>
        <w:numPr>
          <w:ilvl w:val="0"/>
          <w:numId w:val="5"/>
        </w:numPr>
        <w:rPr/>
      </w:pPr>
      <w:r>
        <w:rPr/>
        <w:t xml:space="preserve">Quality control: check the </w:t>
      </w:r>
      <w:r>
        <w:rPr>
          <w:i/>
        </w:rPr>
        <w:t>SIARD file</w:t>
      </w:r>
      <w:r>
        <w:rPr/>
        <w:t xml:space="preserve"> to make sure that everything needed is included, spot check some entries to ensure everything went well.</w:t>
      </w:r>
    </w:p>
    <w:p>
      <w:pPr>
        <w:pStyle w:val="ListParagraph"/>
        <w:numPr>
          <w:ilvl w:val="0"/>
          <w:numId w:val="5"/>
        </w:numPr>
        <w:rPr/>
      </w:pPr>
      <w:r>
        <w:rPr/>
        <w:t xml:space="preserve">Advanced quality control: load </w:t>
      </w:r>
      <w:r>
        <w:rPr>
          <w:i/>
        </w:rPr>
        <w:t>SIARD file</w:t>
      </w:r>
      <w:r>
        <w:rPr/>
        <w:t xml:space="preserve"> into a database system again. Run some defined queries on the original database as well as on the archived one and compare results.</w:t>
      </w:r>
    </w:p>
    <w:p>
      <w:pPr>
        <w:pStyle w:val="ListParagraph"/>
        <w:numPr>
          <w:ilvl w:val="0"/>
          <w:numId w:val="5"/>
        </w:numPr>
        <w:rPr/>
      </w:pPr>
      <w:r>
        <w:rPr/>
        <w:t xml:space="preserve">Supplement </w:t>
      </w:r>
      <w:r>
        <w:rPr>
          <w:i/>
        </w:rPr>
        <w:t>SIARD file</w:t>
      </w:r>
      <w:r>
        <w:rPr/>
        <w:t xml:space="preserve"> with metadata.</w:t>
      </w:r>
    </w:p>
    <w:p>
      <w:pPr>
        <w:pStyle w:val="ListParagraph"/>
        <w:numPr>
          <w:ilvl w:val="0"/>
          <w:numId w:val="5"/>
        </w:numPr>
        <w:rPr/>
      </w:pPr>
      <w:r>
        <w:rPr/>
        <w:t xml:space="preserve">Define which external documentation needs to be archived together with the </w:t>
      </w:r>
      <w:r>
        <w:rPr>
          <w:i/>
        </w:rPr>
        <w:t>SIARD file</w:t>
      </w:r>
      <w:r>
        <w:rPr/>
        <w:t xml:space="preserve"> to ensure comprehensibility of the data (e.g. code tables, system documentation, Entity-Relationship-Diagram, …).</w:t>
      </w:r>
    </w:p>
    <w:p>
      <w:pPr>
        <w:pStyle w:val="Normal"/>
        <w:rPr/>
      </w:pPr>
      <w:r>
        <w:rPr/>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14" w:name="_Toc48828113"/>
      <w:bookmarkStart w:id="15" w:name="_Toc48217486"/>
      <w:r>
        <w:rPr/>
        <w:t>Prerequisites</w:t>
      </w:r>
      <w:bookmarkEnd w:id="14"/>
      <w:bookmarkEnd w:id="15"/>
    </w:p>
    <w:p>
      <w:pPr>
        <w:pStyle w:val="Normal"/>
        <w:rPr/>
      </w:pPr>
      <w:r>
        <w:rPr/>
      </w:r>
    </w:p>
    <w:p>
      <w:pPr>
        <w:pStyle w:val="Normal"/>
        <w:rPr/>
      </w:pPr>
      <w:r>
        <w:rPr/>
        <w:t xml:space="preserve">A JAVA installation is a prerequisite for using </w:t>
      </w:r>
      <w:r>
        <w:rPr>
          <w:i/>
        </w:rPr>
        <w:t>SIARD Suite</w:t>
      </w:r>
      <w:r>
        <w:rPr/>
        <w:t>. A suitable database system infrastructure is a prerequisite for loading or storing database content.</w:t>
      </w:r>
    </w:p>
    <w:p>
      <w:pPr>
        <w:pStyle w:val="Normal"/>
        <w:rPr/>
      </w:pPr>
      <w:r>
        <w:rPr/>
      </w:r>
    </w:p>
    <w:p>
      <w:pPr>
        <w:pStyle w:val="Heading2"/>
        <w:numPr>
          <w:ilvl w:val="1"/>
          <w:numId w:val="2"/>
        </w:numPr>
        <w:rPr/>
      </w:pPr>
      <w:bookmarkStart w:id="16" w:name="_Toc48828114"/>
      <w:r>
        <w:rPr/>
        <w:t>JAVA</w:t>
      </w:r>
      <w:bookmarkEnd w:id="16"/>
    </w:p>
    <w:p>
      <w:pPr>
        <w:pStyle w:val="Normal"/>
        <w:rPr/>
      </w:pPr>
      <w:r>
        <w:rPr/>
        <w:t xml:space="preserve">Users of the </w:t>
      </w:r>
      <w:r>
        <w:rPr>
          <w:i/>
        </w:rPr>
        <w:t>SIARD Suite</w:t>
      </w:r>
      <w:r>
        <w:rPr/>
        <w:t xml:space="preserve"> must install JAVA in advance. The minimum technical requirement is JRE 1.8.</w:t>
      </w:r>
    </w:p>
    <w:p>
      <w:pPr>
        <w:pStyle w:val="Normal"/>
        <w:rPr/>
      </w:pPr>
      <w:r>
        <w:rPr/>
      </w:r>
    </w:p>
    <w:p>
      <w:pPr>
        <w:pStyle w:val="Normal"/>
        <w:rPr/>
      </w:pPr>
      <w:r>
        <w:rPr/>
        <w:t xml:space="preserve">JAVA is freely available from </w:t>
      </w:r>
      <w:hyperlink r:id="rId55">
        <w:r>
          <w:rPr>
            <w:rStyle w:val="InternetLink"/>
          </w:rPr>
          <w:t>http://www.java.com/</w:t>
        </w:r>
      </w:hyperlink>
      <w:r>
        <w:rPr/>
        <w:t xml:space="preserve"> (JRE – JAVA Runtime Environment) or </w:t>
      </w:r>
      <w:hyperlink r:id="rId56">
        <w:r>
          <w:rPr>
            <w:rStyle w:val="InternetLink"/>
          </w:rPr>
          <w:t>http://www.oracle.com/technetwork/java/javase/downloads/index.html</w:t>
        </w:r>
      </w:hyperlink>
      <w:r>
        <w:rPr/>
        <w:t xml:space="preserve"> (JDK - JAVA Development Kit). </w:t>
      </w:r>
      <w:r>
        <w:rPr>
          <w:i/>
        </w:rPr>
        <w:t>SIARD Suite</w:t>
      </w:r>
      <w:r>
        <w:rPr/>
        <w:t xml:space="preserve"> makes use of features of JavaFX, which are part of the JAVA SE distribution but not yet integrated in OpenJDK. Therefore, one cannot use OpenJDK (</w:t>
      </w:r>
      <w:hyperlink r:id="rId57">
        <w:r>
          <w:rPr>
            <w:rStyle w:val="InternetLink"/>
          </w:rPr>
          <w:t>http://openjdk.java.net/</w:t>
        </w:r>
      </w:hyperlink>
      <w:r>
        <w:rPr/>
        <w:t>) instead.</w:t>
      </w:r>
    </w:p>
    <w:p>
      <w:pPr>
        <w:pStyle w:val="Normal"/>
        <w:rPr/>
      </w:pPr>
      <w:r>
        <w:rPr/>
      </w:r>
    </w:p>
    <w:p>
      <w:pPr>
        <w:pStyle w:val="Normal"/>
        <w:rPr/>
      </w:pPr>
      <w:r>
        <w:rPr/>
        <w:t>To find out whether JAVA 1.8 or higher is available under Windows, proceed as follows: in the Windows "Start" menu item, type the command "cmd" and enter "java -version" in the command window.</w:t>
      </w:r>
    </w:p>
    <w:p>
      <w:pPr>
        <w:pStyle w:val="Normal"/>
        <w:rPr/>
      </w:pPr>
      <w:r>
        <w:rPr/>
      </w:r>
    </w:p>
    <w:p>
      <w:pPr>
        <w:pStyle w:val="Heading3"/>
        <w:numPr>
          <w:ilvl w:val="2"/>
          <w:numId w:val="2"/>
        </w:numPr>
        <w:rPr/>
      </w:pPr>
      <w:bookmarkStart w:id="17" w:name="_Toc48828115"/>
      <w:r>
        <w:rPr/>
        <w:t>Architecture (32-bit/64-bit)</w:t>
      </w:r>
      <w:bookmarkEnd w:id="17"/>
    </w:p>
    <w:p>
      <w:pPr>
        <w:pStyle w:val="Normal"/>
        <w:rPr/>
      </w:pPr>
      <w:r>
        <w:rPr/>
        <w:t xml:space="preserve">In former versions of </w:t>
      </w:r>
      <w:r>
        <w:rPr>
          <w:i/>
        </w:rPr>
        <w:t>SIARD Suite</w:t>
      </w:r>
      <w:r>
        <w:rPr/>
        <w:t xml:space="preserve"> a dependency on ODBC necessitated the use of 32-bit JAVA for accessing MS Access databases. </w:t>
      </w:r>
      <w:r>
        <w:rPr>
          <w:i/>
        </w:rPr>
        <w:t>SIARD Suite 2.</w:t>
      </w:r>
      <w:del w:id="93" w:author="Jan Walker" w:date="2022-07-04T13:35:18Z">
        <w:r>
          <w:rPr>
            <w:i/>
          </w:rPr>
          <w:delText>1</w:delText>
        </w:r>
      </w:del>
      <w:ins w:id="94" w:author="Jan Walker" w:date="2022-07-04T13:35:18Z">
        <w:r>
          <w:rPr>
            <w:i/>
            <w:sz w:val="22"/>
            <w:lang w:val="en-GB"/>
          </w:rPr>
          <w:t>2</w:t>
        </w:r>
      </w:ins>
      <w:r>
        <w:rPr/>
        <w:t xml:space="preserve"> does not use ODBC for accessing MS Access databases anymore. Therefore those databases can be accessed on any platform (e.g. LINUX) and </w:t>
      </w:r>
      <w:r>
        <w:rPr>
          <w:i/>
        </w:rPr>
        <w:t>SIARD Suite 2.</w:t>
      </w:r>
      <w:del w:id="95" w:author="Jan Walker" w:date="2022-07-04T13:35:34Z">
        <w:r>
          <w:rPr>
            <w:i/>
          </w:rPr>
          <w:delText>1</w:delText>
        </w:r>
      </w:del>
      <w:ins w:id="96" w:author="Jan Walker" w:date="2022-07-04T13:35:34Z">
        <w:r>
          <w:rPr>
            <w:i/>
            <w:sz w:val="22"/>
            <w:lang w:val="en-GB"/>
          </w:rPr>
          <w:t>2</w:t>
        </w:r>
      </w:ins>
      <w:r>
        <w:rPr/>
        <w:t xml:space="preserve"> is compatible with 32-bit JAVA as well as 64-bit JAVA. It is recommended to choose the JAVA architecture according to the architecture of your operating system.</w:t>
      </w:r>
    </w:p>
    <w:p>
      <w:pPr>
        <w:pStyle w:val="Normal"/>
        <w:rPr/>
      </w:pPr>
      <w:r>
        <w:rPr/>
      </w:r>
    </w:p>
    <w:p>
      <w:pPr>
        <w:pStyle w:val="Heading2"/>
        <w:numPr>
          <w:ilvl w:val="1"/>
          <w:numId w:val="2"/>
        </w:numPr>
        <w:rPr/>
      </w:pPr>
      <w:bookmarkStart w:id="18" w:name="_Toc48828116"/>
      <w:r>
        <w:rPr/>
        <w:t>Databases</w:t>
      </w:r>
      <w:bookmarkEnd w:id="18"/>
    </w:p>
    <w:p>
      <w:pPr>
        <w:pStyle w:val="Normal"/>
        <w:rPr/>
      </w:pPr>
      <w:r>
        <w:rPr>
          <w:i/>
        </w:rPr>
        <w:t>SIARD Suite 2.</w:t>
      </w:r>
      <w:del w:id="97" w:author="Jan Walker" w:date="2022-07-04T13:36:44Z">
        <w:r>
          <w:rPr>
            <w:i/>
          </w:rPr>
          <w:delText>1</w:delText>
        </w:r>
      </w:del>
      <w:ins w:id="98" w:author="Jan Walker" w:date="2022-07-04T13:36:44Z">
        <w:r>
          <w:rPr>
            <w:i/>
            <w:sz w:val="22"/>
            <w:lang w:val="en-GB"/>
          </w:rPr>
          <w:t>2</w:t>
        </w:r>
      </w:ins>
      <w:r>
        <w:rPr/>
        <w:t xml:space="preserve"> currently supports the following database systems</w:t>
      </w:r>
      <w:del w:id="99" w:author="Jan Walker" w:date="2022-08-16T16:33:58Z">
        <w:r>
          <w:rPr/>
          <w:commentReference w:id="2"/>
        </w:r>
      </w:del>
      <w:r>
        <w:rPr/>
        <w:t>:</w:t>
      </w:r>
    </w:p>
    <w:p>
      <w:pPr>
        <w:pStyle w:val="Normal"/>
        <w:rPr/>
      </w:pPr>
      <w:r>
        <w:rPr/>
      </w:r>
    </w:p>
    <w:p>
      <w:pPr>
        <w:pStyle w:val="ListParagraph"/>
        <w:numPr>
          <w:ilvl w:val="0"/>
          <w:numId w:val="6"/>
        </w:numPr>
        <w:rPr/>
      </w:pPr>
      <w:r>
        <w:rPr/>
        <w:t>MS Access 2007 or higher</w:t>
      </w:r>
    </w:p>
    <w:p>
      <w:pPr>
        <w:pStyle w:val="ListParagraph"/>
        <w:numPr>
          <w:ilvl w:val="0"/>
          <w:numId w:val="6"/>
        </w:numPr>
        <w:rPr/>
      </w:pPr>
      <w:r>
        <w:rPr/>
        <w:t>DB/2 8 or higher</w:t>
      </w:r>
    </w:p>
    <w:p>
      <w:pPr>
        <w:pStyle w:val="ListParagraph"/>
        <w:numPr>
          <w:ilvl w:val="0"/>
          <w:numId w:val="6"/>
        </w:numPr>
        <w:rPr>
          <w:del w:id="101" w:author="Jan Walker" w:date="2022-08-16T16:34:01Z"/>
        </w:rPr>
      </w:pPr>
      <w:del w:id="100" w:author="Jan Walker" w:date="2022-07-04T13:36:53Z">
        <w:r>
          <w:rPr/>
          <w:delText>H2 database 1.4 or higher</w:delText>
        </w:r>
      </w:del>
    </w:p>
    <w:p>
      <w:pPr>
        <w:pStyle w:val="ListParagraph"/>
        <w:numPr>
          <w:ilvl w:val="0"/>
          <w:numId w:val="6"/>
        </w:numPr>
        <w:rPr/>
      </w:pPr>
      <w:r>
        <w:rPr/>
        <w:t>MySQL (or MariaDB) 5.5 or higher</w:t>
      </w:r>
    </w:p>
    <w:p>
      <w:pPr>
        <w:pStyle w:val="ListParagraph"/>
        <w:numPr>
          <w:ilvl w:val="0"/>
          <w:numId w:val="6"/>
        </w:numPr>
        <w:rPr/>
      </w:pPr>
      <w:r>
        <w:rPr/>
        <w:t>Oracle 10 or higher</w:t>
      </w:r>
    </w:p>
    <w:p>
      <w:pPr>
        <w:pStyle w:val="ListParagraph"/>
        <w:numPr>
          <w:ilvl w:val="0"/>
          <w:numId w:val="6"/>
        </w:numPr>
        <w:rPr/>
      </w:pPr>
      <w:r>
        <w:rPr/>
        <w:t>PostgreSQL 11 or higher</w:t>
      </w:r>
    </w:p>
    <w:p>
      <w:pPr>
        <w:pStyle w:val="ListParagraph"/>
        <w:numPr>
          <w:ilvl w:val="0"/>
          <w:numId w:val="6"/>
        </w:numPr>
        <w:rPr/>
      </w:pPr>
      <w:r>
        <w:rPr/>
        <w:t>SQL Server 2012 or higher</w:t>
      </w:r>
    </w:p>
    <w:p>
      <w:pPr>
        <w:pStyle w:val="Normal"/>
        <w:rPr/>
      </w:pPr>
      <w:r>
        <w:rPr/>
      </w:r>
    </w:p>
    <w:p>
      <w:pPr>
        <w:pStyle w:val="Normal"/>
        <w:rPr/>
      </w:pPr>
      <w:r>
        <w:rPr/>
        <w:t xml:space="preserve">Further database systems may be integrated at a later date. The JDBC drivers of the database vendors usually do not conform to SQL:2008. Most of them even fail to conform to the JDBC 4 standard with respect to metadata or advanced data types. Therefore a JDBC wrapper needs to be developed for each database system, which conforms to the standards at least to the extent required by </w:t>
      </w:r>
      <w:r>
        <w:rPr>
          <w:i/>
        </w:rPr>
        <w:t>SIARD Suite</w:t>
      </w:r>
      <w:r>
        <w:rPr/>
        <w:t>.</w:t>
      </w:r>
    </w:p>
    <w:p>
      <w:pPr>
        <w:pStyle w:val="Normal"/>
        <w:rPr/>
      </w:pPr>
      <w:r>
        <w:rPr/>
      </w:r>
    </w:p>
    <w:p>
      <w:pPr>
        <w:pStyle w:val="Normal"/>
        <w:spacing w:lineRule="auto" w:line="240"/>
        <w:rPr>
          <w:rFonts w:cs="Arial"/>
          <w:b/>
          <w:b/>
          <w:bCs/>
          <w:kern w:val="2"/>
          <w:sz w:val="32"/>
          <w:szCs w:val="32"/>
        </w:rPr>
      </w:pPr>
      <w:r>
        <w:rPr>
          <w:rFonts w:cs="Arial"/>
          <w:b/>
          <w:bCs/>
          <w:kern w:val="2"/>
          <w:sz w:val="32"/>
          <w:szCs w:val="32"/>
        </w:rPr>
      </w:r>
      <w:bookmarkStart w:id="19" w:name="_Toc48217487"/>
      <w:bookmarkStart w:id="20" w:name="_Toc48217487"/>
      <w:bookmarkEnd w:id="20"/>
      <w:r>
        <w:br w:type="page"/>
      </w:r>
    </w:p>
    <w:p>
      <w:pPr>
        <w:pStyle w:val="Heading1"/>
        <w:keepLines/>
        <w:numPr>
          <w:ilvl w:val="0"/>
          <w:numId w:val="2"/>
        </w:numPr>
        <w:tabs>
          <w:tab w:val="clear" w:pos="850"/>
        </w:tabs>
        <w:spacing w:lineRule="atLeast" w:line="260" w:before="240" w:after="0"/>
        <w:ind w:left="432" w:hanging="432"/>
        <w:rPr/>
      </w:pPr>
      <w:bookmarkStart w:id="21" w:name="_Toc48828117"/>
      <w:r>
        <w:rPr/>
        <w:t>Installation</w:t>
      </w:r>
      <w:bookmarkEnd w:id="21"/>
    </w:p>
    <w:p>
      <w:pPr>
        <w:pStyle w:val="Normal"/>
        <w:rPr/>
      </w:pPr>
      <w:r>
        <w:rPr/>
      </w:r>
    </w:p>
    <w:p>
      <w:pPr>
        <w:pStyle w:val="Normal"/>
        <w:rPr/>
      </w:pPr>
      <w:r>
        <w:rPr/>
        <w:t>The following menu items are concerned with installation issues:</w:t>
      </w:r>
    </w:p>
    <w:p>
      <w:pPr>
        <w:pStyle w:val="ListParagraph"/>
        <w:numPr>
          <w:ilvl w:val="0"/>
          <w:numId w:val="19"/>
        </w:numPr>
        <w:rPr/>
      </w:pPr>
      <w:r>
        <w:fldChar w:fldCharType="begin"/>
      </w:r>
      <w:r>
        <w:rPr/>
        <w:instrText> HYPERLINK "about:blank" \l "install"</w:instrText>
      </w:r>
      <w:r>
        <w:rPr/>
        <w:fldChar w:fldCharType="separate"/>
      </w:r>
      <w:r>
        <w:rPr/>
        <w:t>Install</w:t>
      </w:r>
      <w:r>
        <w:rPr/>
        <w:fldChar w:fldCharType="end"/>
      </w:r>
      <w:r>
        <w:rPr/>
        <w:t>: installing the currently running copy of </w:t>
      </w:r>
      <w:r>
        <w:rPr>
          <w:i/>
          <w:iCs/>
        </w:rPr>
        <w:t>SIARD Suite</w:t>
      </w:r>
      <w:r>
        <w:rPr/>
        <w:t>,</w:t>
      </w:r>
    </w:p>
    <w:p>
      <w:pPr>
        <w:pStyle w:val="ListParagraph"/>
        <w:numPr>
          <w:ilvl w:val="0"/>
          <w:numId w:val="19"/>
        </w:numPr>
        <w:rPr/>
      </w:pPr>
      <w:r>
        <w:fldChar w:fldCharType="begin"/>
      </w:r>
      <w:r>
        <w:rPr/>
        <w:instrText> HYPERLINK "about:blank" \l "uninstall"</w:instrText>
      </w:r>
      <w:r>
        <w:rPr/>
        <w:fldChar w:fldCharType="separate"/>
      </w:r>
      <w:r>
        <w:rPr/>
        <w:t>Uninstall</w:t>
      </w:r>
      <w:r>
        <w:rPr/>
        <w:fldChar w:fldCharType="end"/>
      </w:r>
      <w:r>
        <w:rPr/>
        <w:t>: uninstalling the currently installed copy of </w:t>
      </w:r>
      <w:r>
        <w:rPr>
          <w:i/>
          <w:iCs/>
        </w:rPr>
        <w:t>SIARD Suite</w:t>
      </w:r>
      <w:r>
        <w:rPr/>
        <w:t>.</w:t>
      </w:r>
    </w:p>
    <w:p>
      <w:pPr>
        <w:pStyle w:val="Normal"/>
        <w:rPr/>
      </w:pPr>
      <w:r>
        <w:rPr/>
      </w:r>
    </w:p>
    <w:p>
      <w:pPr>
        <w:pStyle w:val="Normal"/>
        <w:rPr/>
      </w:pPr>
      <w:r>
        <w:rPr/>
      </w:r>
    </w:p>
    <w:p>
      <w:pPr>
        <w:pStyle w:val="Heading2"/>
        <w:numPr>
          <w:ilvl w:val="1"/>
          <w:numId w:val="2"/>
        </w:numPr>
        <w:rPr/>
      </w:pPr>
      <w:bookmarkStart w:id="22" w:name="_Toc48828118"/>
      <w:r>
        <w:rPr/>
        <w:t>What Does Installation Mean?</w:t>
      </w:r>
      <w:bookmarkEnd w:id="22"/>
    </w:p>
    <w:p>
      <w:pPr>
        <w:pStyle w:val="Normal"/>
        <w:rPr/>
      </w:pPr>
      <w:r>
        <w:rPr>
          <w:i/>
          <w:iCs/>
        </w:rPr>
        <w:t>SIARD Suite</w:t>
      </w:r>
      <w:r>
        <w:rPr/>
        <w:t> can be deployed on any platform where JAVA can be installed. Therefore installation is not implemented by a separate platform-specific installation program (e.g. setup.exe) but inside the </w:t>
      </w:r>
      <w:r>
        <w:rPr>
          <w:i/>
          <w:iCs/>
        </w:rPr>
        <w:t>SIARD Suite</w:t>
      </w:r>
      <w:r>
        <w:rPr/>
        <w:t> itself.</w:t>
      </w:r>
    </w:p>
    <w:p>
      <w:pPr>
        <w:pStyle w:val="Normal"/>
        <w:rPr/>
      </w:pPr>
      <w:r>
        <w:rPr/>
      </w:r>
    </w:p>
    <w:p>
      <w:pPr>
        <w:pStyle w:val="Normal"/>
        <w:rPr/>
      </w:pPr>
      <w:r>
        <w:rPr/>
        <w:t>In fact installation really means the copying of the program files e.g. from a removable medium or another temporary location to some fixed location (network or fixed disk) and the saving of some properties in the user's personal "home" directory which contains the state based on past executions (e.g. </w:t>
      </w:r>
      <w:r>
        <w:rPr>
          <w:i/>
          <w:iCs/>
        </w:rPr>
        <w:t>C:\Users\&lt;User&gt;\.java\siard_suite-2.1.properties</w:t>
      </w:r>
      <w:r>
        <w:rPr/>
        <w:t>).</w:t>
      </w:r>
    </w:p>
    <w:p>
      <w:pPr>
        <w:pStyle w:val="Normal"/>
        <w:rPr/>
      </w:pPr>
      <w:r>
        <w:rPr/>
      </w:r>
    </w:p>
    <w:p>
      <w:pPr>
        <w:pStyle w:val="Normal"/>
        <w:rPr/>
      </w:pPr>
      <w:r>
        <w:rPr/>
        <w:t>Thus, it is possible to run </w:t>
      </w:r>
      <w:r>
        <w:rPr>
          <w:i/>
          <w:iCs/>
        </w:rPr>
        <w:t>SIARD Suite</w:t>
      </w:r>
      <w:r>
        <w:rPr/>
        <w:t> without "installing" it. It will then just be executed directly from the temporary location without changing another installed version linked to the personal state properties.</w:t>
      </w:r>
    </w:p>
    <w:p>
      <w:pPr>
        <w:pStyle w:val="Normal"/>
        <w:rPr/>
      </w:pPr>
      <w:r>
        <w:rPr/>
      </w:r>
    </w:p>
    <w:p>
      <w:pPr>
        <w:pStyle w:val="Normal"/>
        <w:rPr/>
      </w:pPr>
      <w:r>
        <w:rPr/>
        <w:t>In particular, a new version can be executed alongside an old version that is already installed.</w:t>
      </w:r>
    </w:p>
    <w:p>
      <w:pPr>
        <w:pStyle w:val="Normal"/>
        <w:rPr/>
      </w:pPr>
      <w:r>
        <w:rPr/>
      </w:r>
    </w:p>
    <w:p>
      <w:pPr>
        <w:pStyle w:val="Normal"/>
        <w:rPr/>
      </w:pPr>
      <w:r>
        <w:rPr/>
      </w:r>
    </w:p>
    <w:p>
      <w:pPr>
        <w:pStyle w:val="Heading2"/>
        <w:numPr>
          <w:ilvl w:val="1"/>
          <w:numId w:val="2"/>
        </w:numPr>
        <w:rPr/>
      </w:pPr>
      <w:bookmarkStart w:id="23" w:name="install"/>
      <w:bookmarkStart w:id="24" w:name="_Toc48828119"/>
      <w:r>
        <w:rPr/>
        <w:t>Install</w:t>
      </w:r>
      <w:bookmarkEnd w:id="23"/>
      <w:bookmarkEnd w:id="24"/>
    </w:p>
    <w:p>
      <w:pPr>
        <w:pStyle w:val="Normal"/>
        <w:rPr/>
      </w:pPr>
      <w:r>
        <w:rPr/>
        <w:t>The menu item </w:t>
      </w:r>
      <w:r>
        <w:rPr>
          <w:i/>
          <w:iCs/>
        </w:rPr>
        <w:t>Tools/Install</w:t>
      </w:r>
      <w:r>
        <w:rPr/>
        <w:t> permits installation of a new version of </w:t>
      </w:r>
      <w:r>
        <w:rPr>
          <w:i/>
          <w:iCs/>
        </w:rPr>
        <w:t>SIARD Suite</w:t>
      </w:r>
      <w:r>
        <w:rPr/>
        <w:t> and removes a previously installed version if there is one.</w:t>
      </w:r>
    </w:p>
    <w:p>
      <w:pPr>
        <w:pStyle w:val="Normal"/>
        <w:rPr/>
      </w:pPr>
      <w:r>
        <w:rPr/>
      </w:r>
    </w:p>
    <w:p>
      <w:pPr>
        <w:pStyle w:val="Normal"/>
        <w:rPr/>
      </w:pPr>
      <w:r>
        <w:rPr/>
        <w:t>The menu item </w:t>
      </w:r>
      <w:r>
        <w:rPr>
          <w:i/>
          <w:iCs/>
        </w:rPr>
        <w:t>Tools/Install</w:t>
      </w:r>
      <w:r>
        <w:rPr/>
        <w:t> will be disabled if the version number of the currently running instance of </w:t>
      </w:r>
      <w:r>
        <w:rPr>
          <w:i/>
          <w:iCs/>
        </w:rPr>
        <w:t>SIARD Suite</w:t>
      </w:r>
      <w:r>
        <w:rPr/>
        <w:t> is less or equal to the version of the installed instance.</w:t>
      </w:r>
    </w:p>
    <w:p>
      <w:pPr>
        <w:pStyle w:val="Normal"/>
        <w:rPr/>
      </w:pPr>
      <w:r>
        <w:rPr/>
      </w:r>
    </w:p>
    <w:p>
      <w:pPr>
        <w:pStyle w:val="Normal"/>
        <w:rPr/>
      </w:pPr>
      <w:r>
        <w:rPr/>
        <w:t>Otherwise executing </w:t>
      </w:r>
      <w:r>
        <w:rPr>
          <w:i/>
          <w:iCs/>
        </w:rPr>
        <w:t>Tools/Install</w:t>
      </w:r>
      <w:r>
        <w:rPr/>
        <w:t> will:</w:t>
      </w:r>
    </w:p>
    <w:p>
      <w:pPr>
        <w:pStyle w:val="Normal"/>
        <w:rPr/>
      </w:pPr>
      <w:r>
        <w:rPr/>
      </w:r>
    </w:p>
    <w:p>
      <w:pPr>
        <w:pStyle w:val="ListParagraph"/>
        <w:numPr>
          <w:ilvl w:val="0"/>
          <w:numId w:val="7"/>
        </w:numPr>
        <w:rPr/>
      </w:pPr>
      <w:r>
        <w:rPr/>
        <w:t>copy the files of the currently running instance to a folder to be chosen by the user,</w:t>
      </w:r>
    </w:p>
    <w:p>
      <w:pPr>
        <w:pStyle w:val="ListParagraph"/>
        <w:numPr>
          <w:ilvl w:val="0"/>
          <w:numId w:val="7"/>
        </w:numPr>
        <w:rPr/>
      </w:pPr>
      <w:r>
        <w:rPr/>
        <w:t>create a personal state properties file, containing the version and location of the installed instance, and</w:t>
      </w:r>
    </w:p>
    <w:p>
      <w:pPr>
        <w:pStyle w:val="ListParagraph"/>
        <w:numPr>
          <w:ilvl w:val="0"/>
          <w:numId w:val="7"/>
        </w:numPr>
        <w:rPr/>
      </w:pPr>
      <w:r>
        <w:rPr/>
        <w:t>attempt to create a shortcut for running </w:t>
      </w:r>
      <w:r>
        <w:rPr>
          <w:i/>
          <w:iCs/>
        </w:rPr>
        <w:t>SIARD Suite</w:t>
      </w:r>
      <w:r>
        <w:rPr/>
        <w:t> on the desktop. This will not always work on all operating systems, because LINUX distributions use a wide variety of ever-changing desktops.</w:t>
      </w:r>
    </w:p>
    <w:p>
      <w:pPr>
        <w:pStyle w:val="Normal"/>
        <w:rPr/>
      </w:pPr>
      <w:r>
        <w:rPr/>
      </w:r>
    </w:p>
    <w:p>
      <w:pPr>
        <w:pStyle w:val="Normal"/>
        <w:rPr/>
      </w:pPr>
      <w:r>
        <w:rPr/>
      </w:r>
    </w:p>
    <w:p>
      <w:pPr>
        <w:pStyle w:val="Normal"/>
        <w:spacing w:lineRule="auto" w:line="240"/>
        <w:jc w:val="left"/>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25" w:name="_Toc48828120"/>
      <w:bookmarkStart w:id="26" w:name="uninstall"/>
      <w:r>
        <w:rPr/>
        <w:t>Uninstall</w:t>
      </w:r>
      <w:bookmarkEnd w:id="25"/>
      <w:bookmarkEnd w:id="26"/>
    </w:p>
    <w:p>
      <w:pPr>
        <w:pStyle w:val="Normal"/>
        <w:spacing w:lineRule="auto" w:line="240"/>
        <w:rPr/>
      </w:pPr>
      <w:r>
        <w:rPr/>
        <w:t>The menu item </w:t>
      </w:r>
      <w:r>
        <w:rPr>
          <w:i/>
          <w:iCs/>
        </w:rPr>
        <w:t>Tools/Unistall</w:t>
      </w:r>
      <w:r>
        <w:rPr/>
        <w:t> removes a previously installed version of </w:t>
      </w:r>
      <w:r>
        <w:rPr>
          <w:i/>
          <w:iCs/>
        </w:rPr>
        <w:t>SIARD Suite</w:t>
      </w:r>
      <w:r>
        <w:rPr/>
        <w:t> if there is one.</w:t>
      </w:r>
    </w:p>
    <w:p>
      <w:pPr>
        <w:pStyle w:val="Normal"/>
        <w:spacing w:lineRule="auto" w:line="240"/>
        <w:rPr/>
      </w:pPr>
      <w:r>
        <w:rPr/>
      </w:r>
    </w:p>
    <w:p>
      <w:pPr>
        <w:pStyle w:val="Normal"/>
        <w:spacing w:lineRule="auto" w:line="240"/>
        <w:rPr/>
      </w:pPr>
      <w:r>
        <w:rPr/>
        <w:t>The menu item </w:t>
      </w:r>
      <w:r>
        <w:rPr>
          <w:i/>
          <w:iCs/>
        </w:rPr>
        <w:t>Tools/Uninstall</w:t>
      </w:r>
      <w:r>
        <w:rPr/>
        <w:t> will be disabled, if no personal state properties file can be found.</w:t>
      </w:r>
    </w:p>
    <w:p>
      <w:pPr>
        <w:pStyle w:val="Normal"/>
        <w:spacing w:lineRule="auto" w:line="240"/>
        <w:rPr/>
      </w:pPr>
      <w:r>
        <w:rPr/>
      </w:r>
    </w:p>
    <w:p>
      <w:pPr>
        <w:pStyle w:val="Normal"/>
        <w:spacing w:lineRule="auto" w:line="240"/>
        <w:rPr/>
      </w:pPr>
      <w:r>
        <w:rPr/>
        <w:t>Otherwise executing </w:t>
      </w:r>
      <w:r>
        <w:rPr>
          <w:i/>
          <w:iCs/>
        </w:rPr>
        <w:t>Tools/Uninstall</w:t>
      </w:r>
      <w:r>
        <w:rPr/>
        <w:t> will remove:</w:t>
      </w:r>
    </w:p>
    <w:p>
      <w:pPr>
        <w:pStyle w:val="Normal"/>
        <w:spacing w:lineRule="auto" w:line="240"/>
        <w:rPr/>
      </w:pPr>
      <w:r>
        <w:rPr/>
      </w:r>
    </w:p>
    <w:p>
      <w:pPr>
        <w:pStyle w:val="ListParagraph"/>
        <w:numPr>
          <w:ilvl w:val="0"/>
          <w:numId w:val="17"/>
        </w:numPr>
        <w:spacing w:lineRule="auto" w:line="240"/>
        <w:rPr/>
      </w:pPr>
      <w:r>
        <w:rPr/>
        <w:t>desktop shortcut for running </w:t>
      </w:r>
      <w:r>
        <w:rPr>
          <w:i/>
          <w:iCs/>
        </w:rPr>
        <w:t>SIARD Suite</w:t>
      </w:r>
      <w:r>
        <w:rPr/>
        <w:t>, if one can be found,</w:t>
      </w:r>
    </w:p>
    <w:p>
      <w:pPr>
        <w:pStyle w:val="ListParagraph"/>
        <w:numPr>
          <w:ilvl w:val="0"/>
          <w:numId w:val="17"/>
        </w:numPr>
        <w:spacing w:lineRule="auto" w:line="240"/>
        <w:rPr/>
      </w:pPr>
      <w:r>
        <w:rPr/>
        <w:t>the folder with the program files unless the currently running instance is the installed instance. This folder must then be removed manually, and</w:t>
      </w:r>
    </w:p>
    <w:p>
      <w:pPr>
        <w:pStyle w:val="ListParagraph"/>
        <w:numPr>
          <w:ilvl w:val="0"/>
          <w:numId w:val="17"/>
        </w:numPr>
        <w:spacing w:lineRule="auto" w:line="240"/>
        <w:rPr/>
      </w:pPr>
      <w:r>
        <w:rPr/>
        <w:t>the personal state properties file, if its removal was requested.</w:t>
      </w:r>
    </w:p>
    <w:p>
      <w:pPr>
        <w:pStyle w:val="Normal"/>
        <w:spacing w:lineRule="auto" w:line="240"/>
        <w:rPr/>
      </w:pPr>
      <w:r>
        <w:rPr/>
      </w:r>
    </w:p>
    <w:p>
      <w:pPr>
        <w:pStyle w:val="Normal"/>
        <w:spacing w:lineRule="auto" w:line="240"/>
        <w:rPr/>
      </w:pPr>
      <w:r>
        <w:rPr/>
      </w:r>
    </w:p>
    <w:p>
      <w:pPr>
        <w:pStyle w:val="Heading2"/>
        <w:numPr>
          <w:ilvl w:val="1"/>
          <w:numId w:val="2"/>
        </w:numPr>
        <w:rPr/>
      </w:pPr>
      <w:bookmarkStart w:id="27" w:name="_Toc48828121"/>
      <w:r>
        <w:rPr/>
        <w:t>SIARD state properties</w:t>
      </w:r>
      <w:bookmarkEnd w:id="27"/>
    </w:p>
    <w:p>
      <w:pPr>
        <w:pStyle w:val="Normal"/>
        <w:spacing w:lineRule="auto" w:line="240"/>
        <w:rPr/>
      </w:pPr>
      <w:r>
        <w:rPr>
          <w:i/>
          <w:iCs/>
        </w:rPr>
        <w:t>SIARD Suite</w:t>
      </w:r>
      <w:r>
        <w:rPr/>
        <w:t> reads and writes its state properties from a file </w:t>
      </w:r>
      <w:r>
        <w:rPr>
          <w:i/>
          <w:iCs/>
        </w:rPr>
        <w:t>siard_suite_2.</w:t>
      </w:r>
      <w:del w:id="102" w:author="Jan Walker" w:date="2022-07-04T13:42:28Z">
        <w:r>
          <w:rPr>
            <w:i/>
            <w:iCs/>
          </w:rPr>
          <w:delText>1</w:delText>
        </w:r>
      </w:del>
      <w:ins w:id="103" w:author="Jan Walker" w:date="2022-07-04T13:42:28Z">
        <w:r>
          <w:rPr>
            <w:i/>
            <w:iCs/>
            <w:sz w:val="22"/>
            <w:lang w:val="en-GB"/>
          </w:rPr>
          <w:t>2</w:t>
        </w:r>
      </w:ins>
      <w:r>
        <w:rPr>
          <w:i/>
          <w:iCs/>
        </w:rPr>
        <w:t>.properties,</w:t>
      </w:r>
      <w:r>
        <w:rPr/>
        <w:t> which is located in the folder </w:t>
      </w:r>
      <w:r>
        <w:rPr>
          <w:i/>
          <w:iCs/>
        </w:rPr>
        <w:t>.java</w:t>
      </w:r>
      <w:r>
        <w:rPr/>
        <w:t> in the user's home directory.</w:t>
      </w:r>
    </w:p>
    <w:p>
      <w:pPr>
        <w:pStyle w:val="Normal"/>
        <w:spacing w:lineRule="auto" w:line="240"/>
        <w:rPr/>
      </w:pPr>
      <w:r>
        <w:rPr/>
      </w:r>
    </w:p>
    <w:p>
      <w:pPr>
        <w:pStyle w:val="Normal"/>
        <w:spacing w:lineRule="auto" w:line="240"/>
        <w:rPr/>
      </w:pPr>
      <w:r>
        <w:rPr/>
        <w:t>The user's home directory is identified as the JAVA system property </w:t>
      </w:r>
      <w:r>
        <w:rPr>
          <w:i/>
          <w:iCs/>
        </w:rPr>
        <w:t>user.home</w:t>
      </w:r>
      <w:r>
        <w:rPr/>
        <w:t>. Unless it is redirected manually using a JVM -D argument, this system property has the same value as the environment variable </w:t>
      </w:r>
      <w:r>
        <w:rPr>
          <w:i/>
          <w:iCs/>
        </w:rPr>
        <w:t>%USERPROFILE%</w:t>
      </w:r>
      <w:r>
        <w:rPr/>
        <w:t> on Windows platforms or the environment variable </w:t>
      </w:r>
      <w:r>
        <w:rPr>
          <w:i/>
          <w:iCs/>
        </w:rPr>
        <w:t>$HOME</w:t>
      </w:r>
      <w:r>
        <w:rPr/>
        <w:t> (synonymous with "~") on LINUX/UNIX platforms.</w:t>
      </w:r>
    </w:p>
    <w:p>
      <w:pPr>
        <w:pStyle w:val="Normal"/>
        <w:spacing w:lineRule="auto" w:line="240"/>
        <w:rPr/>
      </w:pPr>
      <w:r>
        <w:rPr/>
      </w:r>
    </w:p>
    <w:p>
      <w:pPr>
        <w:pStyle w:val="Normal"/>
        <w:spacing w:lineRule="auto" w:line="240"/>
        <w:rPr/>
      </w:pPr>
      <w:r>
        <w:rPr/>
        <w:t>The personal properties file is therefore usually:</w:t>
      </w:r>
    </w:p>
    <w:p>
      <w:pPr>
        <w:pStyle w:val="Normal"/>
        <w:spacing w:lineRule="auto" w:line="240"/>
        <w:rPr/>
      </w:pPr>
      <w:r>
        <w:rPr/>
      </w:r>
    </w:p>
    <w:p>
      <w:pPr>
        <w:pStyle w:val="ListParagraph"/>
        <w:numPr>
          <w:ilvl w:val="0"/>
          <w:numId w:val="18"/>
        </w:numPr>
        <w:spacing w:lineRule="auto" w:line="240"/>
        <w:rPr/>
      </w:pPr>
      <w:r>
        <w:rPr>
          <w:i/>
          <w:iCs/>
        </w:rPr>
        <w:t>C:\Users\&lt;User&gt;\.java\siard_suite_2.</w:t>
      </w:r>
      <w:del w:id="104" w:author="Jan Walker" w:date="2022-07-04T13:43:39Z">
        <w:r>
          <w:rPr>
            <w:i/>
            <w:iCs/>
          </w:rPr>
          <w:delText>1</w:delText>
        </w:r>
      </w:del>
      <w:ins w:id="105" w:author="Jan Walker" w:date="2022-07-04T13:43:39Z">
        <w:r>
          <w:rPr>
            <w:i/>
            <w:iCs/>
            <w:sz w:val="22"/>
            <w:lang w:val="en-GB"/>
          </w:rPr>
          <w:t>2</w:t>
        </w:r>
      </w:ins>
      <w:r>
        <w:rPr>
          <w:i/>
          <w:iCs/>
        </w:rPr>
        <w:t>.properties</w:t>
      </w:r>
      <w:r>
        <w:rPr/>
        <w:t> on Windows,</w:t>
      </w:r>
    </w:p>
    <w:p>
      <w:pPr>
        <w:pStyle w:val="ListParagraph"/>
        <w:numPr>
          <w:ilvl w:val="0"/>
          <w:numId w:val="18"/>
        </w:numPr>
        <w:spacing w:lineRule="auto" w:line="240"/>
        <w:rPr/>
      </w:pPr>
      <w:r>
        <w:rPr>
          <w:i/>
          <w:iCs/>
        </w:rPr>
        <w:t>/home/&lt;User&gt;/.java/siard_suite_2.</w:t>
      </w:r>
      <w:del w:id="106" w:author="Jan Walker" w:date="2022-07-04T13:43:42Z">
        <w:r>
          <w:rPr>
            <w:i/>
            <w:iCs/>
          </w:rPr>
          <w:delText>1</w:delText>
        </w:r>
      </w:del>
      <w:ins w:id="107" w:author="Jan Walker" w:date="2022-07-04T13:43:42Z">
        <w:r>
          <w:rPr>
            <w:i/>
            <w:iCs/>
            <w:sz w:val="22"/>
            <w:lang w:val="en-GB"/>
          </w:rPr>
          <w:t>2</w:t>
        </w:r>
      </w:ins>
      <w:r>
        <w:rPr>
          <w:i/>
          <w:iCs/>
        </w:rPr>
        <w:t>.properties</w:t>
      </w:r>
      <w:r>
        <w:rPr/>
        <w:t> on most LINUX distributions.</w:t>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28" w:name="_Toc48828122"/>
      <w:bookmarkStart w:id="29" w:name="_Toc48217488"/>
      <w:r>
        <w:rPr/>
        <w:t>Components</w:t>
      </w:r>
      <w:bookmarkEnd w:id="28"/>
      <w:bookmarkEnd w:id="29"/>
    </w:p>
    <w:p>
      <w:pPr>
        <w:pStyle w:val="Normal"/>
        <w:rPr/>
      </w:pPr>
      <w:r>
        <w:rPr/>
      </w:r>
    </w:p>
    <w:p>
      <w:pPr>
        <w:pStyle w:val="Normal"/>
        <w:rPr/>
      </w:pPr>
      <w:r>
        <w:rPr/>
        <w:t>The SIARD Suite is made up of the following components:</w:t>
      </w:r>
    </w:p>
    <w:p>
      <w:pPr>
        <w:pStyle w:val="Normal"/>
        <w:rPr/>
      </w:pPr>
      <w:r>
        <w:rPr/>
      </w:r>
    </w:p>
    <w:p>
      <w:pPr>
        <w:pStyle w:val="ListParagraph"/>
        <w:numPr>
          <w:ilvl w:val="0"/>
          <w:numId w:val="8"/>
        </w:numPr>
        <w:rPr/>
      </w:pPr>
      <w:r>
        <w:rPr/>
        <w:t>SiardGui</w:t>
      </w:r>
    </w:p>
    <w:p>
      <w:pPr>
        <w:pStyle w:val="ListParagraph"/>
        <w:numPr>
          <w:ilvl w:val="0"/>
          <w:numId w:val="8"/>
        </w:numPr>
        <w:rPr/>
      </w:pPr>
      <w:r>
        <w:rPr/>
        <w:t>SiardFromDb</w:t>
      </w:r>
    </w:p>
    <w:p>
      <w:pPr>
        <w:pStyle w:val="ListParagraph"/>
        <w:numPr>
          <w:ilvl w:val="0"/>
          <w:numId w:val="8"/>
        </w:numPr>
        <w:rPr/>
      </w:pPr>
      <w:r>
        <w:rPr/>
        <w:t>SiardToDb</w:t>
      </w:r>
    </w:p>
    <w:p>
      <w:pPr>
        <w:pStyle w:val="ListParagraph"/>
        <w:numPr>
          <w:ilvl w:val="0"/>
          <w:numId w:val="8"/>
        </w:numPr>
        <w:rPr/>
      </w:pPr>
      <w:r>
        <w:rPr/>
        <w:t>SiardApi</w:t>
      </w:r>
    </w:p>
    <w:p>
      <w:pPr>
        <w:pStyle w:val="Normal"/>
        <w:rPr/>
      </w:pPr>
      <w:r>
        <w:rPr/>
      </w:r>
    </w:p>
    <w:p>
      <w:pPr>
        <w:pStyle w:val="Normal"/>
        <w:rPr/>
      </w:pPr>
      <w:r>
        <w:rPr/>
      </w:r>
    </w:p>
    <w:p>
      <w:pPr>
        <w:pStyle w:val="Heading2"/>
        <w:numPr>
          <w:ilvl w:val="1"/>
          <w:numId w:val="2"/>
        </w:numPr>
        <w:rPr/>
      </w:pPr>
      <w:bookmarkStart w:id="30" w:name="_Toc48828123"/>
      <w:bookmarkStart w:id="31" w:name="siardgui"/>
      <w:r>
        <w:rPr/>
        <w:t>SiardGui</w:t>
      </w:r>
      <w:bookmarkEnd w:id="30"/>
      <w:bookmarkEnd w:id="31"/>
    </w:p>
    <w:p>
      <w:pPr>
        <w:pStyle w:val="Normal"/>
        <w:rPr/>
      </w:pPr>
      <w:r>
        <w:rPr>
          <w:i/>
          <w:iCs/>
        </w:rPr>
        <w:t>SiardGui</w:t>
      </w:r>
      <w:r>
        <w:rPr/>
        <w:t xml:space="preserve"> implements an interactive graphical user interface facilitating processing of the data in a </w:t>
      </w:r>
      <w:r>
        <w:rPr>
          <w:i/>
        </w:rPr>
        <w:t>SIARD archive</w:t>
      </w:r>
      <w:r>
        <w:rPr/>
        <w:t>. Meta data can be edited, primary data cannot be changed. </w:t>
      </w:r>
      <w:r>
        <w:rPr>
          <w:i/>
          <w:iCs/>
        </w:rPr>
        <w:t>SiardGui</w:t>
      </w:r>
      <w:r>
        <w:rPr/>
        <w:t xml:space="preserve"> is not suitable for complex research. For complex research, it is recommended that the </w:t>
      </w:r>
      <w:r>
        <w:rPr>
          <w:i/>
        </w:rPr>
        <w:t>SIARD archive</w:t>
      </w:r>
      <w:r>
        <w:rPr/>
        <w:t xml:space="preserve"> be loaded into a database system and database techniques be used.</w:t>
      </w:r>
    </w:p>
    <w:p>
      <w:pPr>
        <w:pStyle w:val="Normal"/>
        <w:rPr/>
      </w:pPr>
      <w:r>
        <w:rPr/>
      </w:r>
    </w:p>
    <w:p>
      <w:pPr>
        <w:pStyle w:val="Normal"/>
        <w:rPr/>
      </w:pPr>
      <w:r>
        <w:rPr/>
      </w:r>
    </w:p>
    <w:p>
      <w:pPr>
        <w:pStyle w:val="Heading2"/>
        <w:numPr>
          <w:ilvl w:val="1"/>
          <w:numId w:val="2"/>
        </w:numPr>
        <w:rPr/>
      </w:pPr>
      <w:bookmarkStart w:id="32" w:name="_Toc48828124"/>
      <w:bookmarkStart w:id="33" w:name="siardfromdb"/>
      <w:r>
        <w:rPr/>
        <w:t>SiardFromDb</w:t>
      </w:r>
      <w:bookmarkEnd w:id="32"/>
      <w:bookmarkEnd w:id="33"/>
    </w:p>
    <w:p>
      <w:pPr>
        <w:pStyle w:val="Normal"/>
        <w:rPr/>
      </w:pPr>
      <w:r>
        <w:rPr>
          <w:i/>
          <w:iCs/>
        </w:rPr>
        <w:t>SiardFromDb</w:t>
      </w:r>
      <w:r>
        <w:rPr/>
        <w:t xml:space="preserve"> is a command-line application for extracting and storing a database in a </w:t>
      </w:r>
      <w:r>
        <w:rPr>
          <w:i/>
        </w:rPr>
        <w:t>SIARD file</w:t>
      </w:r>
      <w:r>
        <w:rPr/>
        <w:t>. This application's functionality is identical to the download function available in </w:t>
      </w:r>
      <w:r>
        <w:rPr>
          <w:i/>
          <w:iCs/>
        </w:rPr>
        <w:t>SiardGui</w:t>
      </w:r>
      <w:r>
        <w:rPr/>
        <w:t>. The command-line version is especially more comfortable when downloading large databases or downloading a number of databases in a batch. Further, long lasting downloads can be better documented using </w:t>
      </w:r>
      <w:r>
        <w:rPr>
          <w:i/>
          <w:iCs/>
        </w:rPr>
        <w:t>stdout</w:t>
      </w:r>
      <w:r>
        <w:rPr/>
        <w:t> and </w:t>
      </w:r>
      <w:r>
        <w:rPr>
          <w:i/>
          <w:iCs/>
        </w:rPr>
        <w:t>stderr</w:t>
      </w:r>
      <w:r>
        <w:rPr/>
        <w:t> redirection (see </w:t>
      </w:r>
      <w:hyperlink r:id="rId58" w:tgtFrame="_blank">
        <w:r>
          <w:rPr>
            <w:i/>
          </w:rPr>
          <w:t>"Using command redirection operators"</w:t>
        </w:r>
      </w:hyperlink>
      <w:r>
        <w:rPr/>
        <w:t>).</w:t>
      </w:r>
    </w:p>
    <w:p>
      <w:pPr>
        <w:pStyle w:val="Normal"/>
        <w:rPr/>
      </w:pPr>
      <w:r>
        <w:rPr/>
      </w:r>
    </w:p>
    <w:p>
      <w:pPr>
        <w:pStyle w:val="Normal"/>
        <w:rPr/>
      </w:pPr>
      <w:r>
        <w:rPr/>
      </w:r>
    </w:p>
    <w:p>
      <w:pPr>
        <w:pStyle w:val="Heading2"/>
        <w:numPr>
          <w:ilvl w:val="1"/>
          <w:numId w:val="2"/>
        </w:numPr>
        <w:rPr/>
      </w:pPr>
      <w:bookmarkStart w:id="34" w:name="siardtodb"/>
      <w:bookmarkStart w:id="35" w:name="_Toc48828125"/>
      <w:r>
        <w:rPr/>
        <w:t>SiardToDb</w:t>
      </w:r>
      <w:bookmarkEnd w:id="34"/>
      <w:bookmarkEnd w:id="35"/>
    </w:p>
    <w:p>
      <w:pPr>
        <w:pStyle w:val="Normal"/>
        <w:rPr/>
      </w:pPr>
      <w:r>
        <w:rPr>
          <w:i/>
          <w:iCs/>
        </w:rPr>
        <w:t>SiardToDb</w:t>
      </w:r>
      <w:r>
        <w:rPr/>
        <w:t xml:space="preserve"> is a command-line application for uploading a database from a </w:t>
      </w:r>
      <w:r>
        <w:rPr>
          <w:i/>
        </w:rPr>
        <w:t>SIARD file</w:t>
      </w:r>
      <w:r>
        <w:rPr/>
        <w:t>. This application's functionality is identical with the function available in </w:t>
      </w:r>
      <w:r>
        <w:rPr>
          <w:i/>
          <w:iCs/>
        </w:rPr>
        <w:t>SiardGui</w:t>
      </w:r>
      <w:r>
        <w:rPr/>
        <w:t>. Especially when uploading large databases, using the command-line version is more comfortable. Further, long lasting uploads can be better documented using </w:t>
      </w:r>
      <w:r>
        <w:rPr>
          <w:i/>
          <w:iCs/>
        </w:rPr>
        <w:t>stdout</w:t>
      </w:r>
      <w:r>
        <w:rPr/>
        <w:t> and </w:t>
      </w:r>
      <w:r>
        <w:rPr>
          <w:i/>
          <w:iCs/>
        </w:rPr>
        <w:t>stderr</w:t>
      </w:r>
      <w:r>
        <w:rPr/>
        <w:t> redirection (see </w:t>
      </w:r>
      <w:hyperlink r:id="rId59" w:tgtFrame="_blank">
        <w:r>
          <w:rPr>
            <w:i/>
          </w:rPr>
          <w:t>"Using command redirection operators"</w:t>
        </w:r>
      </w:hyperlink>
      <w:r>
        <w:rPr/>
        <w:t>).</w:t>
      </w:r>
    </w:p>
    <w:p>
      <w:pPr>
        <w:pStyle w:val="Normal"/>
        <w:rPr/>
      </w:pPr>
      <w:r>
        <w:rPr/>
      </w:r>
    </w:p>
    <w:p>
      <w:pPr>
        <w:pStyle w:val="Normal"/>
        <w:rPr/>
      </w:pPr>
      <w:r>
        <w:rPr/>
      </w:r>
    </w:p>
    <w:p>
      <w:pPr>
        <w:pStyle w:val="Heading2"/>
        <w:numPr>
          <w:ilvl w:val="1"/>
          <w:numId w:val="2"/>
        </w:numPr>
        <w:rPr/>
      </w:pPr>
      <w:bookmarkStart w:id="36" w:name="siardapi"/>
      <w:bookmarkStart w:id="37" w:name="_Toc48828126"/>
      <w:r>
        <w:rPr/>
        <w:t>SiardApi</w:t>
      </w:r>
      <w:bookmarkEnd w:id="36"/>
      <w:bookmarkEnd w:id="37"/>
    </w:p>
    <w:p>
      <w:pPr>
        <w:pStyle w:val="Normal"/>
        <w:rPr/>
      </w:pPr>
      <w:r>
        <w:rPr>
          <w:i/>
          <w:iCs/>
        </w:rPr>
        <w:t>SiardApi</w:t>
      </w:r>
      <w:r>
        <w:rPr/>
        <w:t xml:space="preserve"> is a JAVA API for reading and writing </w:t>
      </w:r>
      <w:r>
        <w:rPr>
          <w:i/>
        </w:rPr>
        <w:t>SIARD archives</w:t>
      </w:r>
      <w:r>
        <w:rPr/>
        <w:t>. Its Javadoc documentation is available in the folder </w:t>
      </w:r>
      <w:r>
        <w:rPr>
          <w:i/>
          <w:iCs/>
        </w:rPr>
        <w:t>doc/siard-api</w:t>
      </w:r>
      <w:r>
        <w:rPr/>
        <w:t> of the </w:t>
      </w:r>
      <w:r>
        <w:rPr>
          <w:i/>
          <w:iCs/>
        </w:rPr>
        <w:t>SIARD Suite</w:t>
      </w:r>
      <w:r>
        <w:rPr/>
        <w:t> distribution.</w:t>
      </w:r>
    </w:p>
    <w:p>
      <w:pPr>
        <w:pStyle w:val="Normal"/>
        <w:rPr/>
      </w:pPr>
      <w:r>
        <w:rPr/>
        <w:t>The </w:t>
      </w:r>
      <w:r>
        <w:rPr>
          <w:i/>
          <w:iCs/>
        </w:rPr>
        <w:t>SiardApi</w:t>
      </w:r>
      <w:r>
        <w:rPr/>
        <w:t> is implemented in the </w:t>
      </w:r>
      <w:r>
        <w:rPr>
          <w:i/>
          <w:iCs/>
        </w:rPr>
        <w:t>siardapi.jar</w:t>
      </w:r>
      <w:r>
        <w:rPr/>
        <w:t> in the </w:t>
      </w:r>
      <w:r>
        <w:rPr>
          <w:i/>
          <w:iCs/>
        </w:rPr>
        <w:t>lib</w:t>
      </w:r>
      <w:r>
        <w:rPr/>
        <w:t> folder of the </w:t>
      </w:r>
      <w:r>
        <w:rPr>
          <w:i/>
          <w:iCs/>
        </w:rPr>
        <w:t>SIARD Suite</w:t>
      </w:r>
      <w:r>
        <w:rPr/>
        <w:t> distribution. In addition, the following JAR files are required for its execution:</w:t>
      </w:r>
    </w:p>
    <w:p>
      <w:pPr>
        <w:pStyle w:val="Normal"/>
        <w:rPr/>
      </w:pPr>
      <w:r>
        <w:rPr/>
      </w:r>
    </w:p>
    <w:p>
      <w:pPr>
        <w:pStyle w:val="ListParagraph"/>
        <w:numPr>
          <w:ilvl w:val="0"/>
          <w:numId w:val="9"/>
        </w:numPr>
        <w:rPr/>
      </w:pPr>
      <w:r>
        <w:rPr/>
        <w:t>jaxb-api.jar</w:t>
      </w:r>
    </w:p>
    <w:p>
      <w:pPr>
        <w:pStyle w:val="ListParagraph"/>
        <w:numPr>
          <w:ilvl w:val="0"/>
          <w:numId w:val="9"/>
        </w:numPr>
        <w:rPr/>
      </w:pPr>
      <w:r>
        <w:rPr/>
        <w:t>jaxb-core.jar</w:t>
      </w:r>
    </w:p>
    <w:p>
      <w:pPr>
        <w:pStyle w:val="ListParagraph"/>
        <w:numPr>
          <w:ilvl w:val="0"/>
          <w:numId w:val="9"/>
        </w:numPr>
        <w:rPr/>
      </w:pPr>
      <w:r>
        <w:rPr/>
        <w:t>jaxb-impl.jar</w:t>
      </w:r>
    </w:p>
    <w:p>
      <w:pPr>
        <w:pStyle w:val="ListParagraph"/>
        <w:numPr>
          <w:ilvl w:val="0"/>
          <w:numId w:val="9"/>
        </w:numPr>
        <w:rPr/>
      </w:pPr>
      <w:r>
        <w:rPr/>
        <w:t>msv-core-2010.2.jar</w:t>
      </w:r>
    </w:p>
    <w:p>
      <w:pPr>
        <w:pStyle w:val="ListParagraph"/>
        <w:numPr>
          <w:ilvl w:val="0"/>
          <w:numId w:val="9"/>
        </w:numPr>
        <w:rPr/>
      </w:pPr>
      <w:r>
        <w:rPr/>
        <w:t>stax2-api-3.1.1.jar</w:t>
      </w:r>
    </w:p>
    <w:p>
      <w:pPr>
        <w:pStyle w:val="ListParagraph"/>
        <w:numPr>
          <w:ilvl w:val="0"/>
          <w:numId w:val="9"/>
        </w:numPr>
        <w:rPr/>
      </w:pPr>
      <w:r>
        <w:rPr/>
        <w:t>woodstox-core-lgpl-4.1.2.jar</w:t>
      </w:r>
    </w:p>
    <w:p>
      <w:pPr>
        <w:pStyle w:val="ListParagraph"/>
        <w:numPr>
          <w:ilvl w:val="0"/>
          <w:numId w:val="9"/>
        </w:numPr>
        <w:rPr/>
      </w:pPr>
      <w:r>
        <w:rPr/>
        <w:t>woodstox-msv-rng-datatype-20020414.jar</w:t>
      </w:r>
    </w:p>
    <w:p>
      <w:pPr>
        <w:pStyle w:val="ListParagraph"/>
        <w:numPr>
          <w:ilvl w:val="0"/>
          <w:numId w:val="9"/>
        </w:numPr>
        <w:rPr/>
      </w:pPr>
      <w:r>
        <w:rPr/>
        <w:t>xsdlib-2010.1.jar</w:t>
      </w:r>
    </w:p>
    <w:p>
      <w:pPr>
        <w:pStyle w:val="ListParagraph"/>
        <w:numPr>
          <w:ilvl w:val="0"/>
          <w:numId w:val="9"/>
        </w:numPr>
        <w:rPr/>
      </w:pPr>
      <w:r>
        <w:rPr/>
        <w:t>Zip64File.jar</w:t>
      </w:r>
    </w:p>
    <w:p>
      <w:pPr>
        <w:pStyle w:val="Heading1"/>
        <w:keepLines/>
        <w:numPr>
          <w:ilvl w:val="0"/>
          <w:numId w:val="2"/>
        </w:numPr>
        <w:tabs>
          <w:tab w:val="clear" w:pos="850"/>
        </w:tabs>
        <w:spacing w:lineRule="atLeast" w:line="260" w:before="240" w:after="0"/>
        <w:ind w:left="432" w:hanging="432"/>
        <w:rPr/>
      </w:pPr>
      <w:bookmarkStart w:id="38" w:name="_Toc48828127"/>
      <w:bookmarkStart w:id="39" w:name="_Toc48217489"/>
      <w:r>
        <w:rPr/>
        <w:t>Execution</w:t>
      </w:r>
      <w:bookmarkEnd w:id="38"/>
      <w:bookmarkEnd w:id="39"/>
    </w:p>
    <w:p>
      <w:pPr>
        <w:pStyle w:val="Normal"/>
        <w:rPr/>
      </w:pPr>
      <w:r>
        <w:rPr/>
      </w:r>
    </w:p>
    <w:p>
      <w:pPr>
        <w:pStyle w:val="Normal"/>
        <w:rPr/>
      </w:pPr>
      <w:r>
        <w:rPr/>
        <w:t>The </w:t>
      </w:r>
      <w:r>
        <w:rPr>
          <w:i/>
          <w:iCs/>
        </w:rPr>
        <w:t>SiardGui</w:t>
      </w:r>
      <w:r>
        <w:rPr/>
        <w:t> program features an interactive graphical user interface (GUI). Using </w:t>
      </w:r>
      <w:r>
        <w:rPr>
          <w:i/>
          <w:iCs/>
        </w:rPr>
        <w:t>SiardGui</w:t>
      </w:r>
      <w:r>
        <w:rPr/>
        <w:t>, one can:</w:t>
      </w:r>
    </w:p>
    <w:p>
      <w:pPr>
        <w:pStyle w:val="Normal"/>
        <w:rPr/>
      </w:pPr>
      <w:r>
        <w:rPr/>
      </w:r>
    </w:p>
    <w:p>
      <w:pPr>
        <w:pStyle w:val="ListParagraph"/>
        <w:numPr>
          <w:ilvl w:val="0"/>
          <w:numId w:val="10"/>
        </w:numPr>
        <w:rPr/>
      </w:pPr>
      <w:r>
        <w:rPr/>
        <w:t xml:space="preserve">download a database and store it in a </w:t>
      </w:r>
      <w:r>
        <w:rPr>
          <w:i/>
        </w:rPr>
        <w:t>SIARD archive</w:t>
      </w:r>
      <w:r>
        <w:rPr/>
        <w:t>,</w:t>
      </w:r>
    </w:p>
    <w:p>
      <w:pPr>
        <w:pStyle w:val="ListParagraph"/>
        <w:numPr>
          <w:ilvl w:val="0"/>
          <w:numId w:val="10"/>
        </w:numPr>
        <w:rPr/>
      </w:pPr>
      <w:r>
        <w:rPr/>
        <w:t xml:space="preserve">display, variously sort and browse, manually add and change a </w:t>
      </w:r>
      <w:r>
        <w:rPr>
          <w:i/>
        </w:rPr>
        <w:t>SIARD archive's</w:t>
      </w:r>
      <w:r>
        <w:rPr/>
        <w:t xml:space="preserve"> metadata as long as the primary data are not affected,</w:t>
      </w:r>
    </w:p>
    <w:p>
      <w:pPr>
        <w:pStyle w:val="ListParagraph"/>
        <w:numPr>
          <w:ilvl w:val="0"/>
          <w:numId w:val="10"/>
        </w:numPr>
        <w:rPr/>
      </w:pPr>
      <w:r>
        <w:rPr/>
        <w:t xml:space="preserve">display, variously sort and browse the primary data in a </w:t>
      </w:r>
      <w:r>
        <w:rPr>
          <w:i/>
        </w:rPr>
        <w:t>SIARD archive</w:t>
      </w:r>
      <w:r>
        <w:rPr/>
        <w:t>,</w:t>
      </w:r>
    </w:p>
    <w:p>
      <w:pPr>
        <w:pStyle w:val="ListParagraph"/>
        <w:numPr>
          <w:ilvl w:val="0"/>
          <w:numId w:val="10"/>
        </w:numPr>
        <w:rPr/>
      </w:pPr>
      <w:r>
        <w:rPr/>
        <w:t xml:space="preserve">upload a </w:t>
      </w:r>
      <w:r>
        <w:rPr>
          <w:i/>
        </w:rPr>
        <w:t>SIARD archive</w:t>
      </w:r>
      <w:r>
        <w:rPr/>
        <w:t xml:space="preserve"> into a database for research purposes,</w:t>
      </w:r>
    </w:p>
    <w:p>
      <w:pPr>
        <w:pStyle w:val="ListParagraph"/>
        <w:numPr>
          <w:ilvl w:val="0"/>
          <w:numId w:val="10"/>
        </w:numPr>
        <w:rPr/>
      </w:pPr>
      <w:r>
        <w:rPr/>
        <w:t xml:space="preserve">download the meta data for a </w:t>
      </w:r>
      <w:r>
        <w:rPr>
          <w:i/>
        </w:rPr>
        <w:t>SIARD archive</w:t>
      </w:r>
      <w:r>
        <w:rPr/>
        <w:t xml:space="preserve"> (without primary data), from a database in order to get a first overview of the archiving process,</w:t>
      </w:r>
    </w:p>
    <w:p>
      <w:pPr>
        <w:pStyle w:val="ListParagraph"/>
        <w:numPr>
          <w:ilvl w:val="0"/>
          <w:numId w:val="10"/>
        </w:numPr>
        <w:rPr/>
      </w:pPr>
      <w:r>
        <w:rPr/>
        <w:t>import a template of meta data with existing descriptions for a</w:t>
      </w:r>
    </w:p>
    <w:p>
      <w:pPr>
        <w:pStyle w:val="Normal"/>
        <w:rPr/>
      </w:pPr>
      <w:r>
        <w:rPr/>
      </w:r>
    </w:p>
    <w:p>
      <w:pPr>
        <w:pStyle w:val="Normal"/>
        <w:rPr/>
      </w:pPr>
      <w:r>
        <w:rPr>
          <w:i/>
          <w:iCs/>
        </w:rPr>
        <w:t>SiardGui</w:t>
      </w:r>
      <w:r>
        <w:rPr/>
        <w:t xml:space="preserve"> is the central instrument with which </w:t>
      </w:r>
      <w:r>
        <w:rPr>
          <w:i/>
        </w:rPr>
        <w:t>SIARD</w:t>
      </w:r>
      <w:r>
        <w:rPr/>
        <w:t xml:space="preserve"> formatted data are processed. Primary data cannot be changed. </w:t>
      </w:r>
      <w:r>
        <w:rPr>
          <w:i/>
          <w:iCs/>
        </w:rPr>
        <w:t>SiardGui</w:t>
      </w:r>
      <w:r>
        <w:rPr/>
        <w:t xml:space="preserve"> is not suitable for complex research. For complex research, it is recommended to load a </w:t>
      </w:r>
      <w:r>
        <w:rPr>
          <w:i/>
        </w:rPr>
        <w:t>SIARD archive</w:t>
      </w:r>
      <w:r>
        <w:rPr/>
        <w:t xml:space="preserve"> into a database system and use database techniques.</w:t>
      </w:r>
    </w:p>
    <w:p>
      <w:pPr>
        <w:pStyle w:val="Normal"/>
        <w:rPr/>
      </w:pPr>
      <w:r>
        <w:rPr/>
      </w:r>
    </w:p>
    <w:p>
      <w:pPr>
        <w:pStyle w:val="Normal"/>
        <w:rPr/>
      </w:pPr>
      <w:r>
        <w:drawing>
          <wp:anchor behindDoc="0" distT="0" distB="0" distL="114300" distR="0" simplePos="0" locked="0" layoutInCell="1" allowOverlap="1" relativeHeight="2">
            <wp:simplePos x="0" y="0"/>
            <wp:positionH relativeFrom="margin">
              <wp:align>right</wp:align>
            </wp:positionH>
            <wp:positionV relativeFrom="paragraph">
              <wp:posOffset>734060</wp:posOffset>
            </wp:positionV>
            <wp:extent cx="5760085" cy="440690"/>
            <wp:effectExtent l="0" t="0" r="0" b="0"/>
            <wp:wrapTight wrapText="bothSides">
              <wp:wrapPolygon edited="0">
                <wp:start x="-31" y="0"/>
                <wp:lineTo x="-31" y="19533"/>
                <wp:lineTo x="21411" y="19533"/>
                <wp:lineTo x="21411" y="0"/>
                <wp:lineTo x="-31" y="0"/>
              </wp:wrapPolygon>
            </wp:wrapTight>
            <wp:docPr id="2"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
                    <pic:cNvPicPr>
                      <a:picLocks noChangeAspect="1" noChangeArrowheads="1"/>
                    </pic:cNvPicPr>
                  </pic:nvPicPr>
                  <pic:blipFill>
                    <a:blip r:embed="rId60"/>
                    <a:stretch>
                      <a:fillRect/>
                    </a:stretch>
                  </pic:blipFill>
                  <pic:spPr bwMode="auto">
                    <a:xfrm>
                      <a:off x="0" y="0"/>
                      <a:ext cx="5760085" cy="440690"/>
                    </a:xfrm>
                    <a:prstGeom prst="rect">
                      <a:avLst/>
                    </a:prstGeom>
                  </pic:spPr>
                </pic:pic>
              </a:graphicData>
            </a:graphic>
          </wp:anchor>
        </w:drawing>
      </w:r>
      <w:r>
        <w:rPr/>
        <w:t>T</w:t>
      </w:r>
      <w:r>
        <w:rPr/>
        <w:t>he conversion of the database fields of type TIME and TIMESTAMP depends on the local time zone. If the time 15:30 is stored on a machine in Zurich, then it will be stored as the UTC time 14:30 (in winter!) in the XML metadata. If you would prefer to interpret the times in the database unchanged as UTC times, you must start </w:t>
      </w:r>
      <w:r>
        <w:rPr>
          <w:i/>
          <w:iCs/>
        </w:rPr>
        <w:t>SiardGui</w:t>
      </w:r>
      <w:r>
        <w:rPr/>
        <w:t> with the option:</w:t>
      </w:r>
    </w:p>
    <w:p>
      <w:pPr>
        <w:pStyle w:val="Normal"/>
        <w:rPr/>
      </w:pPr>
      <w:r>
        <w:rPr/>
      </w:r>
    </w:p>
    <w:p>
      <w:pPr>
        <w:pStyle w:val="Normal"/>
        <w:rPr/>
      </w:pPr>
      <w:r>
        <w:rPr/>
        <w:t>It is possible to call </w:t>
      </w:r>
      <w:r>
        <w:rPr>
          <w:i/>
          <w:iCs/>
        </w:rPr>
        <w:t>SiardGui</w:t>
      </w:r>
      <w:r>
        <w:rPr/>
        <w:t> with the name of a SIARD file to be opened as single argument. This permits setting </w:t>
      </w:r>
      <w:r>
        <w:rPr>
          <w:i/>
          <w:iCs/>
        </w:rPr>
        <w:t>siardgui.cmd</w:t>
      </w:r>
      <w:r>
        <w:rPr/>
        <w:t> as the default application for opening files with a </w:t>
      </w:r>
      <w:r>
        <w:rPr>
          <w:i/>
          <w:iCs/>
        </w:rPr>
        <w:t>.siard</w:t>
      </w:r>
      <w:r>
        <w:rPr/>
        <w:t> extension.</w:t>
      </w:r>
    </w:p>
    <w:p>
      <w:pPr>
        <w:pStyle w:val="Normal"/>
        <w:rPr/>
      </w:pPr>
      <w:r>
        <w:rPr/>
      </w:r>
    </w:p>
    <w:p>
      <w:pPr>
        <w:pStyle w:val="Normal"/>
        <w:rPr/>
      </w:pPr>
      <w:r>
        <w:rPr/>
      </w:r>
    </w:p>
    <w:p>
      <w:pPr>
        <w:pStyle w:val="Heading2"/>
        <w:numPr>
          <w:ilvl w:val="1"/>
          <w:numId w:val="2"/>
        </w:numPr>
        <w:rPr/>
      </w:pPr>
      <w:bookmarkStart w:id="40" w:name="_Toc48828128"/>
      <w:r>
        <w:rPr/>
        <w:t>Initial Execution</w:t>
      </w:r>
      <w:bookmarkEnd w:id="40"/>
    </w:p>
    <w:p>
      <w:pPr>
        <w:pStyle w:val="Normal"/>
        <w:rPr/>
      </w:pPr>
      <w:r>
        <w:rPr/>
        <w:t>The </w:t>
      </w:r>
      <w:r>
        <w:rPr>
          <w:i/>
          <w:iCs/>
        </w:rPr>
        <w:t>SIARD Suite</w:t>
      </w:r>
      <w:r>
        <w:rPr/>
        <w:t> is delivered as a ZIP file and must first be unpacked. The file </w:t>
      </w:r>
      <w:r>
        <w:rPr>
          <w:i/>
          <w:iCs/>
        </w:rPr>
        <w:t>SiardGui.jar</w:t>
      </w:r>
      <w:r>
        <w:rPr/>
        <w:t> is situated in the </w:t>
      </w:r>
      <w:r>
        <w:rPr>
          <w:i/>
          <w:iCs/>
        </w:rPr>
        <w:t>lib</w:t>
      </w:r>
      <w:r>
        <w:rPr/>
        <w:t> folder of the distribution. If JAVA is installed correctly, one can execute the program under Windows by double-clicking on it. One can also execute the platform-specific script </w:t>
      </w:r>
      <w:r>
        <w:rPr>
          <w:i/>
          <w:iCs/>
        </w:rPr>
        <w:t>siardgui.cmd</w:t>
      </w:r>
      <w:r>
        <w:rPr/>
        <w:t> (Windows) or </w:t>
      </w:r>
      <w:r>
        <w:rPr>
          <w:i/>
          <w:iCs/>
        </w:rPr>
        <w:t>siardgui.sh</w:t>
      </w:r>
      <w:r>
        <w:rPr/>
        <w:t> (LINUX).</w:t>
      </w:r>
    </w:p>
    <w:p>
      <w:pPr>
        <w:pStyle w:val="Normal"/>
        <w:rPr/>
      </w:pPr>
      <w:r>
        <w:rPr/>
        <w:t>If this does not work or one is using a different operating system, </w:t>
      </w:r>
      <w:r>
        <w:rPr>
          <w:i/>
          <w:iCs/>
        </w:rPr>
        <w:t>SiardGui</w:t>
      </w:r>
      <w:r>
        <w:rPr/>
        <w:t> can also be started from the command line in the </w:t>
      </w:r>
      <w:r>
        <w:rPr>
          <w:i/>
          <w:iCs/>
        </w:rPr>
        <w:t>SIARD Suite</w:t>
      </w:r>
      <w:r>
        <w:rPr/>
        <w:t>'s </w:t>
      </w:r>
      <w:r>
        <w:rPr>
          <w:i/>
          <w:iCs/>
        </w:rPr>
        <w:t>lib</w:t>
      </w:r>
      <w:r>
        <w:rPr/>
        <w:t> folder as follows:</w:t>
      </w:r>
    </w:p>
    <w:p>
      <w:pPr>
        <w:pStyle w:val="Normal"/>
        <w:rPr/>
      </w:pPr>
      <w:r>
        <w:rPr/>
      </w:r>
    </w:p>
    <w:p>
      <w:pPr>
        <w:pStyle w:val="Normal"/>
        <w:rPr/>
      </w:pPr>
      <w:r>
        <w:rPr/>
        <w:drawing>
          <wp:inline distT="0" distB="0" distL="0" distR="0">
            <wp:extent cx="5760085" cy="546735"/>
            <wp:effectExtent l="0" t="0" r="0" b="0"/>
            <wp:docPr id="3"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
                    <pic:cNvPicPr>
                      <a:picLocks noChangeAspect="1" noChangeArrowheads="1"/>
                    </pic:cNvPicPr>
                  </pic:nvPicPr>
                  <pic:blipFill>
                    <a:blip r:embed="rId61"/>
                    <a:stretch>
                      <a:fillRect/>
                    </a:stretch>
                  </pic:blipFill>
                  <pic:spPr bwMode="auto">
                    <a:xfrm>
                      <a:off x="0" y="0"/>
                      <a:ext cx="5760085" cy="546735"/>
                    </a:xfrm>
                    <a:prstGeom prst="rect">
                      <a:avLst/>
                    </a:prstGeom>
                  </pic:spPr>
                </pic:pic>
              </a:graphicData>
            </a:graphic>
          </wp:inline>
        </w:drawing>
      </w:r>
    </w:p>
    <w:p>
      <w:pPr>
        <w:pStyle w:val="Normal"/>
        <w:rPr/>
      </w:pPr>
      <w:r>
        <w:rPr/>
      </w:r>
    </w:p>
    <w:p>
      <w:pPr>
        <w:pStyle w:val="Normal"/>
        <w:rPr/>
      </w:pPr>
      <w:r>
        <w:rPr/>
        <w:t>For this to succeed, JAVA's </w:t>
      </w:r>
      <w:r>
        <w:rPr>
          <w:i/>
          <w:iCs/>
        </w:rPr>
        <w:t>bin</w:t>
      </w:r>
      <w:r>
        <w:rPr/>
        <w:t> folder must have been added to the PATH variable. Normally that was already done by the installation process of JAVA. Otherwise, one must write out the full path name of the executable java program (e.g. including the quotation marks):</w:t>
      </w:r>
    </w:p>
    <w:p>
      <w:pPr>
        <w:pStyle w:val="Normal"/>
        <w:rPr/>
      </w:pPr>
      <w:r>
        <w:rPr/>
      </w:r>
    </w:p>
    <w:p>
      <w:pPr>
        <w:pStyle w:val="Normal"/>
        <w:rPr/>
      </w:pPr>
      <w:r>
        <w:rPr/>
        <w:drawing>
          <wp:inline distT="0" distB="0" distL="0" distR="0">
            <wp:extent cx="5760085" cy="419735"/>
            <wp:effectExtent l="0" t="0" r="0" b="0"/>
            <wp:docPr id="4"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descr=""/>
                    <pic:cNvPicPr>
                      <a:picLocks noChangeAspect="1" noChangeArrowheads="1"/>
                    </pic:cNvPicPr>
                  </pic:nvPicPr>
                  <pic:blipFill>
                    <a:blip r:embed="rId62"/>
                    <a:stretch>
                      <a:fillRect/>
                    </a:stretch>
                  </pic:blipFill>
                  <pic:spPr bwMode="auto">
                    <a:xfrm>
                      <a:off x="0" y="0"/>
                      <a:ext cx="5760085" cy="4197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Upon initial execution of </w:t>
      </w:r>
      <w:r>
        <w:rPr>
          <w:i/>
          <w:iCs/>
        </w:rPr>
        <w:t>SiardGui</w:t>
      </w:r>
      <w:r>
        <w:rPr/>
        <w:t>, this type of message appears:</w:t>
      </w:r>
    </w:p>
    <w:p>
      <w:pPr>
        <w:pStyle w:val="Normal"/>
        <w:rPr/>
      </w:pPr>
      <w:r>
        <w:rPr/>
      </w:r>
    </w:p>
    <w:p>
      <w:pPr>
        <w:pStyle w:val="Normal"/>
        <w:rPr/>
      </w:pPr>
      <w:r>
        <w:rPr/>
        <w:drawing>
          <wp:inline distT="0" distB="0" distL="0" distR="0">
            <wp:extent cx="5760085" cy="1534160"/>
            <wp:effectExtent l="0" t="0" r="0" b="0"/>
            <wp:docPr id="5"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
                    <pic:cNvPicPr>
                      <a:picLocks noChangeAspect="1" noChangeArrowheads="1"/>
                    </pic:cNvPicPr>
                  </pic:nvPicPr>
                  <pic:blipFill>
                    <a:blip r:embed="rId63"/>
                    <a:stretch>
                      <a:fillRect/>
                    </a:stretch>
                  </pic:blipFill>
                  <pic:spPr bwMode="auto">
                    <a:xfrm>
                      <a:off x="0" y="0"/>
                      <a:ext cx="5760085" cy="1534160"/>
                    </a:xfrm>
                    <a:prstGeom prst="rect">
                      <a:avLst/>
                    </a:prstGeom>
                  </pic:spPr>
                </pic:pic>
              </a:graphicData>
            </a:graphic>
          </wp:inline>
        </w:drawing>
      </w:r>
    </w:p>
    <w:p>
      <w:pPr>
        <w:pStyle w:val="Normal"/>
        <w:rPr/>
      </w:pPr>
      <w:r>
        <w:rPr/>
      </w:r>
    </w:p>
    <w:p>
      <w:pPr>
        <w:pStyle w:val="Normal"/>
        <w:rPr/>
      </w:pPr>
      <w:r>
        <w:rPr/>
        <w:t>As </w:t>
      </w:r>
      <w:r>
        <w:rPr>
          <w:i/>
          <w:iCs/>
        </w:rPr>
        <w:t>SiardGui</w:t>
      </w:r>
      <w:r>
        <w:rPr/>
        <w:t> doesn't know the user's language at this point, the language of this message depends on the operating system language and the language chosen when JAVA was installed.</w:t>
      </w:r>
    </w:p>
    <w:p>
      <w:pPr>
        <w:pStyle w:val="Normal"/>
        <w:rPr/>
      </w:pPr>
      <w:r>
        <w:rPr/>
      </w:r>
    </w:p>
    <w:p>
      <w:pPr>
        <w:pStyle w:val="Normal"/>
        <w:rPr/>
      </w:pPr>
      <w:r>
        <w:rPr/>
        <w:t>If this message is answered with </w:t>
      </w:r>
      <w:r>
        <w:rPr>
          <w:i/>
          <w:iCs/>
        </w:rPr>
        <w:t>Yes</w:t>
      </w:r>
      <w:r>
        <w:rPr/>
        <w:t>, one is given the possibility to enter a new or empty folder name where a copy of the SIARD distribution should be installed. After the successful installation, </w:t>
      </w:r>
      <w:r>
        <w:rPr>
          <w:i/>
          <w:iCs/>
        </w:rPr>
        <w:t>SiardGui</w:t>
      </w:r>
      <w:r>
        <w:rPr/>
        <w:t> can, in future, be started from the chosen folder or from the installed desktop icon.</w:t>
      </w:r>
    </w:p>
    <w:p>
      <w:pPr>
        <w:pStyle w:val="Normal"/>
        <w:rPr/>
      </w:pPr>
      <w:r>
        <w:rPr/>
      </w:r>
    </w:p>
    <w:p>
      <w:pPr>
        <w:pStyle w:val="Normal"/>
        <w:rPr/>
      </w:pPr>
      <w:r>
        <w:rPr/>
        <w:t>Irrespective of whether </w:t>
      </w:r>
      <w:r>
        <w:rPr>
          <w:i/>
          <w:iCs/>
        </w:rPr>
        <w:t>SiardGui</w:t>
      </w:r>
      <w:r>
        <w:rPr/>
        <w:t> is started only from USB-Stick or CD-ROM or whether it is installed on the user's PC, the following main window appears.</w:t>
      </w:r>
    </w:p>
    <w:p>
      <w:pPr>
        <w:pStyle w:val="Normal"/>
        <w:rPr/>
      </w:pPr>
      <w:r>
        <w:rPr/>
      </w:r>
    </w:p>
    <w:p>
      <w:pPr>
        <w:pStyle w:val="Normal"/>
        <w:rPr/>
      </w:pPr>
      <w:r>
        <w:rPr/>
      </w:r>
    </w:p>
    <w:p>
      <w:pPr>
        <w:pStyle w:val="Heading2"/>
        <w:numPr>
          <w:ilvl w:val="1"/>
          <w:numId w:val="2"/>
        </w:numPr>
        <w:rPr/>
      </w:pPr>
      <w:bookmarkStart w:id="41" w:name="_Toc48828129"/>
      <w:r>
        <w:rPr/>
        <w:t>Main Window</w:t>
      </w:r>
      <w:bookmarkEnd w:id="41"/>
    </w:p>
    <w:p>
      <w:pPr>
        <w:pStyle w:val="Normal"/>
        <w:rPr/>
      </w:pPr>
      <w:r>
        <w:rPr/>
        <w:t>The main window consists of a menu (top), navigation tree (left), content (right) and a status line (bottom).</w:t>
      </w:r>
    </w:p>
    <w:p>
      <w:pPr>
        <w:pStyle w:val="Normal"/>
        <w:rPr/>
      </w:pPr>
      <w:r>
        <w:rPr/>
      </w:r>
    </w:p>
    <w:p>
      <w:pPr>
        <w:pStyle w:val="Normal"/>
        <w:rPr/>
      </w:pPr>
      <w:r>
        <w:rPr/>
        <w:drawing>
          <wp:inline distT="0" distB="0" distL="0" distR="0">
            <wp:extent cx="5760085" cy="3827145"/>
            <wp:effectExtent l="0" t="0" r="0" b="0"/>
            <wp:docPr id="6"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
                    <pic:cNvPicPr>
                      <a:picLocks noChangeAspect="1" noChangeArrowheads="1"/>
                    </pic:cNvPicPr>
                  </pic:nvPicPr>
                  <pic:blipFill>
                    <a:blip r:embed="rId64"/>
                    <a:stretch>
                      <a:fillRect/>
                    </a:stretch>
                  </pic:blipFill>
                  <pic:spPr bwMode="auto">
                    <a:xfrm>
                      <a:off x="0" y="0"/>
                      <a:ext cx="5760085" cy="3827145"/>
                    </a:xfrm>
                    <a:prstGeom prst="rect">
                      <a:avLst/>
                    </a:prstGeom>
                  </pic:spPr>
                </pic:pic>
              </a:graphicData>
            </a:graphic>
          </wp:inline>
        </w:drawing>
      </w:r>
    </w:p>
    <w:p>
      <w:pPr>
        <w:pStyle w:val="Normal"/>
        <w:rPr/>
      </w:pPr>
      <w:r>
        <w:rPr/>
        <w:t xml:space="preserve">The border between navigation and content can freely be adjusted. The size of the whole window can also freely be adjusted (but not below a defined minimum). When a </w:t>
      </w:r>
      <w:r>
        <w:rPr>
          <w:i/>
        </w:rPr>
        <w:t>SIARD file</w:t>
      </w:r>
      <w:r>
        <w:rPr/>
        <w:t xml:space="preserve"> is loaded into </w:t>
      </w:r>
      <w:r>
        <w:rPr>
          <w:i/>
          <w:iCs/>
        </w:rPr>
        <w:t>SiardGui</w:t>
      </w:r>
      <w:r>
        <w:rPr/>
        <w:t>, the main window appears as follows:</w:t>
      </w:r>
    </w:p>
    <w:p>
      <w:pPr>
        <w:pStyle w:val="Normal"/>
        <w:rPr/>
      </w:pPr>
      <w:r>
        <w:rPr/>
      </w:r>
    </w:p>
    <w:p>
      <w:pPr>
        <w:pStyle w:val="Normal"/>
        <w:rPr/>
      </w:pPr>
      <w:r>
        <w:rPr/>
        <w:drawing>
          <wp:inline distT="0" distB="0" distL="0" distR="0">
            <wp:extent cx="5760085" cy="3813810"/>
            <wp:effectExtent l="0" t="0" r="0" b="0"/>
            <wp:docPr id="7"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descr=""/>
                    <pic:cNvPicPr>
                      <a:picLocks noChangeAspect="1" noChangeArrowheads="1"/>
                    </pic:cNvPicPr>
                  </pic:nvPicPr>
                  <pic:blipFill>
                    <a:blip r:embed="rId65"/>
                    <a:stretch>
                      <a:fillRect/>
                    </a:stretch>
                  </pic:blipFill>
                  <pic:spPr bwMode="auto">
                    <a:xfrm>
                      <a:off x="0" y="0"/>
                      <a:ext cx="5760085" cy="3813810"/>
                    </a:xfrm>
                    <a:prstGeom prst="rect">
                      <a:avLst/>
                    </a:prstGeom>
                  </pic:spPr>
                </pic:pic>
              </a:graphicData>
            </a:graphic>
          </wp:inline>
        </w:drawing>
      </w:r>
    </w:p>
    <w:p>
      <w:pPr>
        <w:pStyle w:val="Normal"/>
        <w:rPr/>
      </w:pPr>
      <w:r>
        <w:rPr/>
        <w:t>The left pane is used to navigate in the metadata tree. In the upper region of the right pane, one can enter or change alterable metadata, which belong to the database object selected in the left pane.</w:t>
      </w:r>
    </w:p>
    <w:p>
      <w:pPr>
        <w:pStyle w:val="Normal"/>
        <w:rPr/>
      </w:pPr>
      <w:r>
        <w:rPr/>
      </w:r>
    </w:p>
    <w:p>
      <w:pPr>
        <w:pStyle w:val="Heading3"/>
        <w:numPr>
          <w:ilvl w:val="2"/>
          <w:numId w:val="2"/>
        </w:numPr>
        <w:rPr/>
      </w:pPr>
      <w:bookmarkStart w:id="42" w:name="_Toc48828130"/>
      <w:r>
        <w:rPr/>
        <w:t>Apply and Discard</w:t>
      </w:r>
      <w:bookmarkEnd w:id="42"/>
    </w:p>
    <w:p>
      <w:pPr>
        <w:pStyle w:val="Normal"/>
        <w:rPr/>
      </w:pPr>
      <w:r>
        <w:rPr/>
        <w:t>The </w:t>
      </w:r>
      <w:r>
        <w:rPr>
          <w:i/>
          <w:iCs/>
        </w:rPr>
        <w:t>Apply</w:t>
      </w:r>
      <w:r>
        <w:rPr/>
        <w:t xml:space="preserve"> button applies the changes to the metadata in the currently open </w:t>
      </w:r>
      <w:r>
        <w:rPr>
          <w:i/>
        </w:rPr>
        <w:t>SIARD file</w:t>
      </w:r>
      <w:r>
        <w:rPr/>
        <w:t>. Clicking on the </w:t>
      </w:r>
      <w:r>
        <w:rPr>
          <w:i/>
          <w:iCs/>
        </w:rPr>
        <w:t>Discard</w:t>
      </w:r>
      <w:r>
        <w:rPr/>
        <w:t> button undoes all changes made since the last </w:t>
      </w:r>
      <w:r>
        <w:rPr>
          <w:i/>
          <w:iCs/>
        </w:rPr>
        <w:t>Apply</w:t>
      </w:r>
      <w:r>
        <w:rPr/>
        <w:t> action.</w:t>
      </w:r>
    </w:p>
    <w:p>
      <w:pPr>
        <w:pStyle w:val="Normal"/>
        <w:rPr/>
      </w:pPr>
      <w:r>
        <w:rPr/>
      </w:r>
    </w:p>
    <w:p>
      <w:pPr>
        <w:pStyle w:val="Heading3"/>
        <w:numPr>
          <w:ilvl w:val="2"/>
          <w:numId w:val="2"/>
        </w:numPr>
        <w:rPr/>
      </w:pPr>
      <w:bookmarkStart w:id="43" w:name="_Toc48828131"/>
      <w:r>
        <w:rPr/>
        <w:t>Table of Sub-Objects</w:t>
      </w:r>
      <w:bookmarkEnd w:id="43"/>
    </w:p>
    <w:p>
      <w:pPr>
        <w:pStyle w:val="Normal"/>
        <w:rPr/>
      </w:pPr>
      <w:r>
        <w:rPr/>
        <w:t>A table of the most important sub-objects is shown under the metadata. Clicking a column title sorts the table on this column. As tables in schemata and columns in tables have no natural ordering in the metadata and </w:t>
      </w:r>
      <w:r>
        <w:rPr>
          <w:i/>
          <w:iCs/>
        </w:rPr>
        <w:t>SiardGui</w:t>
      </w:r>
      <w:r>
        <w:rPr/>
        <w:t> normally displays in alphabetical order, this sort function is useful when finding one's way about in large database schemata.</w:t>
      </w:r>
    </w:p>
    <w:p>
      <w:pPr>
        <w:pStyle w:val="Normal"/>
        <w:rPr/>
      </w:pPr>
      <w:r>
        <w:rPr/>
      </w:r>
    </w:p>
    <w:p>
      <w:pPr>
        <w:pStyle w:val="Normal"/>
        <w:rPr/>
      </w:pPr>
      <w:r>
        <w:rPr/>
      </w:r>
    </w:p>
    <w:p>
      <w:pPr>
        <w:pStyle w:val="Normal"/>
        <w:spacing w:lineRule="auto" w:line="240"/>
        <w:jc w:val="left"/>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44" w:name="_Toc48828132"/>
      <w:r>
        <w:rPr/>
        <w:t>Table of Primary Data</w:t>
      </w:r>
      <w:bookmarkEnd w:id="44"/>
    </w:p>
    <w:p>
      <w:pPr>
        <w:pStyle w:val="Normal"/>
        <w:rPr/>
      </w:pPr>
      <w:r>
        <w:rPr/>
        <w:t>Under </w:t>
      </w:r>
      <w:r>
        <w:rPr>
          <w:i/>
          <w:iCs/>
        </w:rPr>
        <w:t>rows</w:t>
      </w:r>
      <w:r>
        <w:rPr/>
        <w:t> of each table its primary data are displayed. As tables can grow very large, it is impossible and not very useful to load and display all records at once. Instead an overview of at most 50 records distributed over the table is shown, when </w:t>
      </w:r>
      <w:r>
        <w:rPr>
          <w:i/>
          <w:iCs/>
        </w:rPr>
        <w:t>rows</w:t>
      </w:r>
      <w:r>
        <w:rPr/>
        <w:t> is selected. Then one can choose which branch to display in more detail until the level is reached, where each record is shown.</w:t>
      </w:r>
    </w:p>
    <w:p>
      <w:pPr>
        <w:pStyle w:val="Normal"/>
        <w:rPr/>
      </w:pPr>
      <w:r>
        <w:rPr/>
      </w:r>
    </w:p>
    <w:p>
      <w:pPr>
        <w:pStyle w:val="Normal"/>
        <w:rPr/>
      </w:pPr>
      <w:r>
        <w:rPr/>
        <w:t>When a column header of a primary data display of a table is clicked, the whole table is sorted (in a temporary XML file, which is deleted when the program is closed). This may take a while but is very useful for navigating to a particular value of a column.</w:t>
      </w:r>
    </w:p>
    <w:p>
      <w:pPr>
        <w:pStyle w:val="Normal"/>
        <w:rPr/>
      </w:pPr>
      <w:r>
        <w:rPr/>
      </w:r>
    </w:p>
    <w:p>
      <w:pPr>
        <w:pStyle w:val="Normal"/>
        <w:rPr/>
      </w:pPr>
      <w:r>
        <w:rPr/>
        <w:t>The column widths of the display of primary data can be changed by dragging the separator between column headers.</w:t>
      </w:r>
    </w:p>
    <w:p>
      <w:pPr>
        <w:pStyle w:val="Normal"/>
        <w:rPr/>
      </w:pPr>
      <w:r>
        <w:rPr/>
      </w:r>
    </w:p>
    <w:p>
      <w:pPr>
        <w:pStyle w:val="Normal"/>
        <w:rPr/>
      </w:pPr>
      <w:r>
        <w:rPr/>
        <w:t>The value display in the table is only useful for short values. More explicit value display is available when a cell is double-clicked.</w:t>
      </w:r>
    </w:p>
    <w:p>
      <w:pPr>
        <w:pStyle w:val="Normal"/>
        <w:rPr/>
      </w:pPr>
      <w:r>
        <w:rPr/>
        <w:drawing>
          <wp:inline distT="0" distB="0" distL="0" distR="0">
            <wp:extent cx="5760085" cy="3836035"/>
            <wp:effectExtent l="0" t="0" r="0" b="0"/>
            <wp:docPr id="8"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descr=""/>
                    <pic:cNvPicPr>
                      <a:picLocks noChangeAspect="1" noChangeArrowheads="1"/>
                    </pic:cNvPicPr>
                  </pic:nvPicPr>
                  <pic:blipFill>
                    <a:blip r:embed="rId66"/>
                    <a:stretch>
                      <a:fillRect/>
                    </a:stretch>
                  </pic:blipFill>
                  <pic:spPr bwMode="auto">
                    <a:xfrm>
                      <a:off x="0" y="0"/>
                      <a:ext cx="5760085" cy="3836035"/>
                    </a:xfrm>
                    <a:prstGeom prst="rect">
                      <a:avLst/>
                    </a:prstGeom>
                  </pic:spPr>
                </pic:pic>
              </a:graphicData>
            </a:graphic>
          </wp:inline>
        </w:drawing>
      </w:r>
    </w:p>
    <w:p>
      <w:pPr>
        <w:pStyle w:val="Normal"/>
        <w:rPr/>
      </w:pPr>
      <w:r>
        <w:rPr/>
        <w:t>A simple value display shows the whole value and permits copying it to the clipboard.</w:t>
      </w:r>
    </w:p>
    <w:p>
      <w:pPr>
        <w:pStyle w:val="Normal"/>
        <w:rPr/>
      </w:pPr>
      <w:r>
        <w:rPr/>
      </w:r>
    </w:p>
    <w:p>
      <w:pPr>
        <w:pStyle w:val="Normal"/>
        <w:spacing w:lineRule="auto" w:line="240"/>
        <w:jc w:val="left"/>
        <w:rPr/>
      </w:pPr>
      <w:r>
        <w:rPr/>
      </w:r>
      <w:r>
        <w:br w:type="page"/>
      </w:r>
    </w:p>
    <w:p>
      <w:pPr>
        <w:pStyle w:val="Normal"/>
        <w:rPr/>
      </w:pPr>
      <w:r>
        <w:rPr/>
        <w:t>Long text values (e.g. VARCHAR, CLOB or XML values) are displayed in the external text editor application, which can be configured under the menu item </w:t>
      </w:r>
      <w:r>
        <w:rPr>
          <w:i/>
          <w:iCs/>
        </w:rPr>
        <w:t>Tools / Options</w:t>
      </w:r>
      <w:r>
        <w:rPr/>
        <w:t>. Under Windows, the default for this application is </w:t>
      </w:r>
      <w:r>
        <w:rPr>
          <w:i/>
          <w:iCs/>
        </w:rPr>
        <w:t>Notepad</w:t>
      </w:r>
      <w:r>
        <w:rPr/>
        <w:t>.</w:t>
      </w:r>
    </w:p>
    <w:p>
      <w:pPr>
        <w:pStyle w:val="Normal"/>
        <w:rPr/>
      </w:pPr>
      <w:r>
        <w:rPr/>
        <w:drawing>
          <wp:inline distT="0" distB="0" distL="0" distR="0">
            <wp:extent cx="5760085" cy="3817620"/>
            <wp:effectExtent l="0" t="0" r="0" b="0"/>
            <wp:docPr id="9"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0" descr=""/>
                    <pic:cNvPicPr>
                      <a:picLocks noChangeAspect="1" noChangeArrowheads="1"/>
                    </pic:cNvPicPr>
                  </pic:nvPicPr>
                  <pic:blipFill>
                    <a:blip r:embed="rId67"/>
                    <a:stretch>
                      <a:fillRect/>
                    </a:stretch>
                  </pic:blipFill>
                  <pic:spPr bwMode="auto">
                    <a:xfrm>
                      <a:off x="0" y="0"/>
                      <a:ext cx="5760085" cy="3817620"/>
                    </a:xfrm>
                    <a:prstGeom prst="rect">
                      <a:avLst/>
                    </a:prstGeom>
                  </pic:spPr>
                </pic:pic>
              </a:graphicData>
            </a:graphic>
          </wp:inline>
        </w:drawing>
      </w:r>
    </w:p>
    <w:p>
      <w:pPr>
        <w:pStyle w:val="Normal"/>
        <w:rPr/>
      </w:pPr>
      <w:r>
        <w:rPr/>
      </w:r>
    </w:p>
    <w:p>
      <w:pPr>
        <w:pStyle w:val="Normal"/>
        <w:rPr/>
      </w:pPr>
      <w:r>
        <w:rPr/>
        <w:t>Long binary values (e.g. VARBINARY or BLOB values) are display in the external binary editor application, which can be configured under menu item </w:t>
      </w:r>
      <w:r>
        <w:rPr>
          <w:i/>
          <w:iCs/>
        </w:rPr>
        <w:t>Tools / Options</w:t>
      </w:r>
      <w:r>
        <w:rPr/>
        <w:t>. Under Windows, the default for this application is the freeware program </w:t>
      </w:r>
      <w:r>
        <w:rPr>
          <w:i/>
          <w:iCs/>
        </w:rPr>
        <w:t>HxD</w:t>
      </w:r>
      <w:r>
        <w:rPr/>
        <w:t xml:space="preserve">, which is packaged with the </w:t>
      </w:r>
      <w:r>
        <w:rPr>
          <w:i/>
        </w:rPr>
        <w:t xml:space="preserve">SIARD </w:t>
      </w:r>
      <w:r>
        <w:rPr/>
        <w:t>distribution for convenience.</w:t>
      </w:r>
    </w:p>
    <w:p>
      <w:pPr>
        <w:pStyle w:val="Normal"/>
        <w:rPr/>
      </w:pPr>
      <w:r>
        <w:rPr/>
        <w:drawing>
          <wp:inline distT="0" distB="0" distL="0" distR="0">
            <wp:extent cx="5760085" cy="3803015"/>
            <wp:effectExtent l="0" t="0" r="0" b="0"/>
            <wp:docPr id="10"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1" descr=""/>
                    <pic:cNvPicPr>
                      <a:picLocks noChangeAspect="1" noChangeArrowheads="1"/>
                    </pic:cNvPicPr>
                  </pic:nvPicPr>
                  <pic:blipFill>
                    <a:blip r:embed="rId68"/>
                    <a:stretch>
                      <a:fillRect/>
                    </a:stretch>
                  </pic:blipFill>
                  <pic:spPr bwMode="auto">
                    <a:xfrm>
                      <a:off x="0" y="0"/>
                      <a:ext cx="5760085" cy="3803015"/>
                    </a:xfrm>
                    <a:prstGeom prst="rect">
                      <a:avLst/>
                    </a:prstGeom>
                  </pic:spPr>
                </pic:pic>
              </a:graphicData>
            </a:graphic>
          </wp:inline>
        </w:drawing>
      </w:r>
    </w:p>
    <w:p>
      <w:pPr>
        <w:pStyle w:val="Normal"/>
        <w:rPr/>
      </w:pPr>
      <w:r>
        <w:rPr/>
        <w:t>If one knows that a BLOB column holds values of a very specific type, e.g. images or PDF data, then one can choose a binary editor instead which is able to open this type of data.</w:t>
      </w:r>
    </w:p>
    <w:p>
      <w:pPr>
        <w:pStyle w:val="Normal"/>
        <w:rPr/>
      </w:pPr>
      <w:r>
        <w:rPr/>
      </w:r>
    </w:p>
    <w:p>
      <w:pPr>
        <w:pStyle w:val="Normal"/>
        <w:rPr/>
      </w:pPr>
      <w:r>
        <w:rPr/>
        <w:t>User-defined data types (UDTs) are displayed hierarchically with the attribute names in gray and the values in white.</w:t>
      </w:r>
    </w:p>
    <w:p>
      <w:pPr>
        <w:pStyle w:val="Normal"/>
        <w:rPr/>
      </w:pPr>
      <w:r>
        <w:rPr/>
        <w:drawing>
          <wp:inline distT="0" distB="0" distL="0" distR="0">
            <wp:extent cx="5760085" cy="3813810"/>
            <wp:effectExtent l="0" t="0" r="0" b="0"/>
            <wp:docPr id="11"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2" descr=""/>
                    <pic:cNvPicPr>
                      <a:picLocks noChangeAspect="1" noChangeArrowheads="1"/>
                    </pic:cNvPicPr>
                  </pic:nvPicPr>
                  <pic:blipFill>
                    <a:blip r:embed="rId69"/>
                    <a:stretch>
                      <a:fillRect/>
                    </a:stretch>
                  </pic:blipFill>
                  <pic:spPr bwMode="auto">
                    <a:xfrm>
                      <a:off x="0" y="0"/>
                      <a:ext cx="5760085" cy="3813810"/>
                    </a:xfrm>
                    <a:prstGeom prst="rect">
                      <a:avLst/>
                    </a:prstGeom>
                  </pic:spPr>
                </pic:pic>
              </a:graphicData>
            </a:graphic>
          </wp:inline>
        </w:drawing>
      </w:r>
    </w:p>
    <w:p>
      <w:pPr>
        <w:pStyle w:val="Normal"/>
        <w:rPr>
          <w:highlight w:val="white"/>
        </w:rPr>
      </w:pPr>
      <w:r>
        <w:rPr>
          <w:highlight w:val="white"/>
        </w:rPr>
      </w:r>
    </w:p>
    <w:p>
      <w:pPr>
        <w:pStyle w:val="Normal"/>
        <w:rPr/>
      </w:pPr>
      <w:r>
        <w:rPr>
          <w:shd w:fill="FFFFFF" w:val="clear"/>
        </w:rPr>
        <w:t>Each of these values can be double-clicked again in order to display it in detail.</w:t>
      </w:r>
    </w:p>
    <w:p>
      <w:pPr>
        <w:pStyle w:val="Normal"/>
        <w:rPr/>
      </w:pPr>
      <w:r>
        <w:rPr/>
      </w:r>
    </w:p>
    <w:p>
      <w:pPr>
        <w:pStyle w:val="Normal"/>
        <w:rPr/>
      </w:pPr>
      <w:r>
        <w:rPr/>
        <w:drawing>
          <wp:inline distT="0" distB="0" distL="0" distR="0">
            <wp:extent cx="5760085" cy="3817620"/>
            <wp:effectExtent l="0" t="0" r="0" b="0"/>
            <wp:docPr id="12"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4" descr=""/>
                    <pic:cNvPicPr>
                      <a:picLocks noChangeAspect="1" noChangeArrowheads="1"/>
                    </pic:cNvPicPr>
                  </pic:nvPicPr>
                  <pic:blipFill>
                    <a:blip r:embed="rId70"/>
                    <a:stretch>
                      <a:fillRect/>
                    </a:stretch>
                  </pic:blipFill>
                  <pic:spPr bwMode="auto">
                    <a:xfrm>
                      <a:off x="0" y="0"/>
                      <a:ext cx="5760085" cy="3817620"/>
                    </a:xfrm>
                    <a:prstGeom prst="rect">
                      <a:avLst/>
                    </a:prstGeom>
                  </pic:spPr>
                </pic:pic>
              </a:graphicData>
            </a:graphic>
          </wp:inline>
        </w:drawing>
      </w:r>
      <w:bookmarkStart w:id="45" w:name="_Toc48217490"/>
    </w:p>
    <w:p>
      <w:pPr>
        <w:pStyle w:val="Heading1"/>
        <w:keepLines/>
        <w:numPr>
          <w:ilvl w:val="0"/>
          <w:numId w:val="2"/>
        </w:numPr>
        <w:tabs>
          <w:tab w:val="clear" w:pos="850"/>
        </w:tabs>
        <w:spacing w:lineRule="atLeast" w:line="260" w:before="240" w:after="0"/>
        <w:ind w:left="432" w:hanging="432"/>
        <w:rPr/>
      </w:pPr>
      <w:bookmarkStart w:id="46" w:name="_Toc48828133"/>
      <w:r>
        <w:rPr/>
        <w:t>Menu</w:t>
      </w:r>
      <w:bookmarkEnd w:id="45"/>
      <w:bookmarkEnd w:id="46"/>
    </w:p>
    <w:p>
      <w:pPr>
        <w:pStyle w:val="Normal"/>
        <w:rPr/>
      </w:pPr>
      <w:r>
        <w:rPr/>
      </w:r>
    </w:p>
    <w:p>
      <w:pPr>
        <w:pStyle w:val="Normal"/>
        <w:spacing w:lineRule="auto" w:line="240"/>
        <w:rPr/>
      </w:pPr>
      <w:r>
        <w:rPr/>
        <w:t xml:space="preserve">The following menu items are available in </w:t>
      </w:r>
      <w:r>
        <w:rPr>
          <w:i/>
        </w:rPr>
        <w:t>SiardGui</w:t>
      </w:r>
      <w:r>
        <w:rPr/>
        <w:t>:</w:t>
      </w:r>
    </w:p>
    <w:p>
      <w:pPr>
        <w:pStyle w:val="Normal"/>
        <w:spacing w:lineRule="auto" w:line="240"/>
        <w:rPr/>
      </w:pPr>
      <w:r>
        <w:rPr/>
      </w:r>
    </w:p>
    <w:p>
      <w:pPr>
        <w:pStyle w:val="ListParagraph"/>
        <w:numPr>
          <w:ilvl w:val="0"/>
          <w:numId w:val="11"/>
        </w:numPr>
        <w:spacing w:lineRule="auto" w:line="240"/>
        <w:rPr/>
      </w:pPr>
      <w:r>
        <w:rPr/>
        <w:t>File / Download ...</w:t>
      </w:r>
    </w:p>
    <w:p>
      <w:pPr>
        <w:pStyle w:val="ListParagraph"/>
        <w:numPr>
          <w:ilvl w:val="0"/>
          <w:numId w:val="11"/>
        </w:numPr>
        <w:spacing w:lineRule="auto" w:line="240"/>
        <w:rPr/>
      </w:pPr>
      <w:r>
        <w:rPr/>
        <w:t>File / Recent downloads</w:t>
      </w:r>
    </w:p>
    <w:p>
      <w:pPr>
        <w:pStyle w:val="ListParagraph"/>
        <w:numPr>
          <w:ilvl w:val="0"/>
          <w:numId w:val="11"/>
        </w:numPr>
        <w:spacing w:lineRule="auto" w:line="240"/>
        <w:rPr/>
      </w:pPr>
      <w:r>
        <w:rPr/>
        <w:t>File / Upload ...</w:t>
      </w:r>
    </w:p>
    <w:p>
      <w:pPr>
        <w:pStyle w:val="ListParagraph"/>
        <w:numPr>
          <w:ilvl w:val="0"/>
          <w:numId w:val="11"/>
        </w:numPr>
        <w:spacing w:lineRule="auto" w:line="240"/>
        <w:rPr/>
      </w:pPr>
      <w:r>
        <w:rPr/>
        <w:t>File / Recent uploads</w:t>
      </w:r>
    </w:p>
    <w:p>
      <w:pPr>
        <w:pStyle w:val="ListParagraph"/>
        <w:numPr>
          <w:ilvl w:val="0"/>
          <w:numId w:val="11"/>
        </w:numPr>
        <w:spacing w:lineRule="auto" w:line="240"/>
        <w:rPr/>
      </w:pPr>
      <w:r>
        <w:rPr/>
        <w:t>File / Open ...</w:t>
      </w:r>
    </w:p>
    <w:p>
      <w:pPr>
        <w:pStyle w:val="ListParagraph"/>
        <w:numPr>
          <w:ilvl w:val="0"/>
          <w:numId w:val="11"/>
        </w:numPr>
        <w:spacing w:lineRule="auto" w:line="240"/>
        <w:rPr/>
      </w:pPr>
      <w:r>
        <w:rPr/>
        <w:t>File / Recently opened</w:t>
      </w:r>
    </w:p>
    <w:p>
      <w:pPr>
        <w:pStyle w:val="ListParagraph"/>
        <w:numPr>
          <w:ilvl w:val="0"/>
          <w:numId w:val="11"/>
        </w:numPr>
        <w:spacing w:lineRule="auto" w:line="240"/>
        <w:rPr/>
      </w:pPr>
      <w:r>
        <w:rPr/>
        <w:t>File / Save</w:t>
      </w:r>
    </w:p>
    <w:p>
      <w:pPr>
        <w:pStyle w:val="ListParagraph"/>
        <w:numPr>
          <w:ilvl w:val="0"/>
          <w:numId w:val="11"/>
        </w:numPr>
        <w:spacing w:lineRule="auto" w:line="240"/>
        <w:rPr/>
      </w:pPr>
      <w:r>
        <w:rPr/>
        <w:t>File / Close</w:t>
      </w:r>
    </w:p>
    <w:p>
      <w:pPr>
        <w:pStyle w:val="ListParagraph"/>
        <w:numPr>
          <w:ilvl w:val="0"/>
          <w:numId w:val="11"/>
        </w:numPr>
        <w:spacing w:lineRule="auto" w:line="240"/>
        <w:rPr/>
      </w:pPr>
      <w:r>
        <w:rPr/>
        <w:t>File / Display meta data ...</w:t>
      </w:r>
    </w:p>
    <w:p>
      <w:pPr>
        <w:pStyle w:val="ListParagraph"/>
        <w:numPr>
          <w:ilvl w:val="0"/>
          <w:numId w:val="11"/>
        </w:numPr>
        <w:spacing w:lineRule="auto" w:line="240"/>
        <w:rPr/>
      </w:pPr>
      <w:r>
        <w:rPr/>
        <w:t>File / Augment meta data ...</w:t>
      </w:r>
    </w:p>
    <w:p>
      <w:pPr>
        <w:pStyle w:val="ListParagraph"/>
        <w:numPr>
          <w:ilvl w:val="0"/>
          <w:numId w:val="11"/>
        </w:numPr>
        <w:spacing w:lineRule="auto" w:line="240"/>
        <w:rPr/>
      </w:pPr>
      <w:r>
        <w:rPr/>
        <w:t>File / Exit</w:t>
      </w:r>
    </w:p>
    <w:p>
      <w:pPr>
        <w:pStyle w:val="ListParagraph"/>
        <w:numPr>
          <w:ilvl w:val="0"/>
          <w:numId w:val="11"/>
        </w:numPr>
        <w:spacing w:lineRule="auto" w:line="240"/>
        <w:rPr/>
      </w:pPr>
      <w:r>
        <w:rPr/>
        <w:t>Edit / Copy all</w:t>
      </w:r>
    </w:p>
    <w:p>
      <w:pPr>
        <w:pStyle w:val="ListParagraph"/>
        <w:numPr>
          <w:ilvl w:val="0"/>
          <w:numId w:val="11"/>
        </w:numPr>
        <w:spacing w:lineRule="auto" w:line="240"/>
        <w:rPr/>
      </w:pPr>
      <w:r>
        <w:rPr/>
        <w:t>Edit / Copy</w:t>
      </w:r>
    </w:p>
    <w:p>
      <w:pPr>
        <w:pStyle w:val="ListParagraph"/>
        <w:numPr>
          <w:ilvl w:val="0"/>
          <w:numId w:val="11"/>
        </w:numPr>
        <w:spacing w:lineRule="auto" w:line="240"/>
        <w:rPr/>
      </w:pPr>
      <w:r>
        <w:rPr/>
        <w:t>Edit / Export table ...</w:t>
      </w:r>
    </w:p>
    <w:p>
      <w:pPr>
        <w:pStyle w:val="ListParagraph"/>
        <w:numPr>
          <w:ilvl w:val="0"/>
          <w:numId w:val="11"/>
        </w:numPr>
        <w:spacing w:lineRule="auto" w:line="240"/>
        <w:rPr/>
      </w:pPr>
      <w:r>
        <w:rPr/>
        <w:t>Edit / Find in meta data ...</w:t>
      </w:r>
    </w:p>
    <w:p>
      <w:pPr>
        <w:pStyle w:val="ListParagraph"/>
        <w:numPr>
          <w:ilvl w:val="0"/>
          <w:numId w:val="11"/>
        </w:numPr>
        <w:spacing w:lineRule="auto" w:line="240"/>
        <w:rPr/>
      </w:pPr>
      <w:r>
        <w:rPr/>
        <w:t>Edit / Find next in meta data</w:t>
      </w:r>
    </w:p>
    <w:p>
      <w:pPr>
        <w:pStyle w:val="ListParagraph"/>
        <w:numPr>
          <w:ilvl w:val="0"/>
          <w:numId w:val="11"/>
        </w:numPr>
        <w:spacing w:lineRule="auto" w:line="240"/>
        <w:rPr/>
      </w:pPr>
      <w:r>
        <w:rPr/>
        <w:t>Edit / Search in primary data ...</w:t>
      </w:r>
    </w:p>
    <w:p>
      <w:pPr>
        <w:pStyle w:val="ListParagraph"/>
        <w:numPr>
          <w:ilvl w:val="0"/>
          <w:numId w:val="11"/>
        </w:numPr>
        <w:spacing w:lineRule="auto" w:line="240"/>
        <w:rPr/>
      </w:pPr>
      <w:r>
        <w:rPr/>
        <w:t>Edit / Search next in primary data</w:t>
      </w:r>
    </w:p>
    <w:p>
      <w:pPr>
        <w:pStyle w:val="ListParagraph"/>
        <w:numPr>
          <w:ilvl w:val="0"/>
          <w:numId w:val="11"/>
        </w:numPr>
        <w:spacing w:lineRule="auto" w:line="240"/>
        <w:rPr/>
      </w:pPr>
      <w:r>
        <w:rPr/>
        <w:t>Tools / Install ...</w:t>
      </w:r>
    </w:p>
    <w:p>
      <w:pPr>
        <w:pStyle w:val="ListParagraph"/>
        <w:numPr>
          <w:ilvl w:val="0"/>
          <w:numId w:val="11"/>
        </w:numPr>
        <w:spacing w:lineRule="auto" w:line="240"/>
        <w:rPr/>
      </w:pPr>
      <w:r>
        <w:rPr/>
        <w:t>Tools / Uninstall</w:t>
      </w:r>
    </w:p>
    <w:p>
      <w:pPr>
        <w:pStyle w:val="ListParagraph"/>
        <w:numPr>
          <w:ilvl w:val="0"/>
          <w:numId w:val="11"/>
        </w:numPr>
        <w:spacing w:lineRule="auto" w:line="240"/>
        <w:rPr/>
      </w:pPr>
      <w:r>
        <w:rPr/>
        <w:t>Tools / Language</w:t>
      </w:r>
    </w:p>
    <w:p>
      <w:pPr>
        <w:pStyle w:val="ListParagraph"/>
        <w:numPr>
          <w:ilvl w:val="0"/>
          <w:numId w:val="11"/>
        </w:numPr>
        <w:spacing w:lineRule="auto" w:line="240"/>
        <w:rPr/>
      </w:pPr>
      <w:r>
        <w:rPr/>
        <w:t>Tools / Check integrity ...</w:t>
      </w:r>
    </w:p>
    <w:p>
      <w:pPr>
        <w:pStyle w:val="ListParagraph"/>
        <w:numPr>
          <w:ilvl w:val="0"/>
          <w:numId w:val="11"/>
        </w:numPr>
        <w:spacing w:lineRule="auto" w:line="240"/>
        <w:rPr/>
      </w:pPr>
      <w:r>
        <w:rPr/>
        <w:t>Tools / Options ...</w:t>
      </w:r>
    </w:p>
    <w:p>
      <w:pPr>
        <w:pStyle w:val="ListParagraph"/>
        <w:numPr>
          <w:ilvl w:val="0"/>
          <w:numId w:val="11"/>
        </w:numPr>
        <w:spacing w:lineRule="auto" w:line="240"/>
        <w:rPr/>
      </w:pPr>
      <w:r>
        <w:rPr/>
        <w:t>? / Help</w:t>
      </w:r>
    </w:p>
    <w:p>
      <w:pPr>
        <w:pStyle w:val="ListParagraph"/>
        <w:numPr>
          <w:ilvl w:val="0"/>
          <w:numId w:val="11"/>
        </w:numPr>
        <w:spacing w:lineRule="auto" w:line="240"/>
        <w:rPr/>
      </w:pPr>
      <w:r>
        <w:rPr/>
        <w:t>? / Info</w:t>
      </w:r>
    </w:p>
    <w:p>
      <w:pPr>
        <w:pStyle w:val="Normal"/>
        <w:spacing w:lineRule="auto" w:line="240"/>
        <w:rPr/>
      </w:pPr>
      <w:r>
        <w:rPr/>
      </w:r>
    </w:p>
    <w:p>
      <w:pPr>
        <w:pStyle w:val="Normal"/>
        <w:spacing w:lineRule="auto" w:line="240"/>
        <w:rPr/>
      </w:pPr>
      <w:r>
        <w:rPr/>
        <w:t xml:space="preserve">The menu items are disabled when they are not applicable to the current situation. Thus, initially, only </w:t>
      </w:r>
      <w:r>
        <w:rPr>
          <w:i/>
        </w:rPr>
        <w:t>Download</w:t>
      </w:r>
      <w:r>
        <w:rPr/>
        <w:t xml:space="preserve"> ... and </w:t>
      </w:r>
      <w:r>
        <w:rPr>
          <w:i/>
        </w:rPr>
        <w:t>Open</w:t>
      </w:r>
      <w:r>
        <w:rPr/>
        <w:t xml:space="preserve"> ... are available.</w:t>
      </w:r>
    </w:p>
    <w:p>
      <w:pPr>
        <w:pStyle w:val="Normal"/>
        <w:spacing w:lineRule="auto" w:line="240"/>
        <w:rPr/>
      </w:pPr>
      <w:r>
        <w:rPr/>
      </w:r>
    </w:p>
    <w:p>
      <w:pPr>
        <w:pStyle w:val="Normal"/>
        <w:spacing w:lineRule="auto" w:line="240"/>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47" w:name="_Toc48828134"/>
      <w:r>
        <w:rPr/>
        <w:t>File / Download ...</w:t>
      </w:r>
      <w:bookmarkEnd w:id="47"/>
    </w:p>
    <w:p>
      <w:pPr>
        <w:pStyle w:val="Normal"/>
        <w:spacing w:lineRule="auto" w:line="240"/>
        <w:rPr/>
      </w:pPr>
      <w:r>
        <w:rPr/>
        <w:t>When this menu item is chosen, a dialog is displayed where the connection data for the database can be entered.</w:t>
      </w:r>
    </w:p>
    <w:p>
      <w:pPr>
        <w:pStyle w:val="Normal"/>
        <w:spacing w:lineRule="auto" w:line="240"/>
        <w:rPr/>
      </w:pPr>
      <w:r>
        <w:rPr/>
        <w:drawing>
          <wp:inline distT="0" distB="0" distL="0" distR="0">
            <wp:extent cx="5760085" cy="5022215"/>
            <wp:effectExtent l="0" t="0" r="0" b="0"/>
            <wp:docPr id="13"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6" descr=""/>
                    <pic:cNvPicPr>
                      <a:picLocks noChangeAspect="1" noChangeArrowheads="1"/>
                    </pic:cNvPicPr>
                  </pic:nvPicPr>
                  <pic:blipFill>
                    <a:blip r:embed="rId71"/>
                    <a:stretch>
                      <a:fillRect/>
                    </a:stretch>
                  </pic:blipFill>
                  <pic:spPr bwMode="auto">
                    <a:xfrm>
                      <a:off x="0" y="0"/>
                      <a:ext cx="5760085" cy="5022215"/>
                    </a:xfrm>
                    <a:prstGeom prst="rect">
                      <a:avLst/>
                    </a:prstGeom>
                  </pic:spPr>
                </pic:pic>
              </a:graphicData>
            </a:graphic>
          </wp:inline>
        </w:drawing>
      </w:r>
    </w:p>
    <w:p>
      <w:pPr>
        <w:pStyle w:val="Normal"/>
        <w:spacing w:lineRule="auto" w:line="240"/>
        <w:rPr/>
      </w:pPr>
      <w:r>
        <w:rPr/>
        <w:t>The long text entry field in the middle must be filled with a JDBC URL and the database user for archival with password should be given. If only the metadata are to be downloaded (e.g. for a preliminary examination of the extent of the database) the box </w:t>
      </w:r>
      <w:r>
        <w:rPr>
          <w:i/>
          <w:iCs/>
        </w:rPr>
        <w:t>Meta data only</w:t>
      </w:r>
      <w:r>
        <w:rPr/>
        <w:t> must be checked. If views are to be archived as tables, the box </w:t>
      </w:r>
      <w:r>
        <w:rPr>
          <w:i/>
          <w:iCs/>
        </w:rPr>
        <w:t>Archive views as tables</w:t>
      </w:r>
      <w:r>
        <w:rPr/>
        <w:t> must be checked.</w:t>
      </w:r>
    </w:p>
    <w:p>
      <w:pPr>
        <w:pStyle w:val="Normal"/>
        <w:spacing w:lineRule="auto" w:line="240"/>
        <w:rPr/>
      </w:pPr>
      <w:r>
        <w:rPr/>
      </w:r>
    </w:p>
    <w:p>
      <w:pPr>
        <w:pStyle w:val="Normal"/>
        <w:spacing w:lineRule="auto" w:line="240"/>
        <w:rPr/>
      </w:pPr>
      <w:r>
        <w:rPr/>
        <w:t xml:space="preserve">The server name, database name and database folder above only serve to help construct a correct URL for the </w:t>
      </w:r>
      <w:r>
        <w:rPr>
          <w:i/>
        </w:rPr>
        <w:t>target database management system</w:t>
      </w:r>
      <w:r>
        <w:rPr/>
        <w:t xml:space="preserve"> (DBMS). Changing them changes the sample URLs displayed for each DBMS. Clicking on the </w:t>
      </w:r>
      <w:r>
        <w:rPr>
          <w:i/>
          <w:iCs/>
        </w:rPr>
        <w:t>copy URL</w:t>
      </w:r>
      <w:r>
        <w:rPr/>
        <w:t> Button next to the sample URL copies it to the input field for the JDBC URL.</w:t>
      </w:r>
    </w:p>
    <w:p>
      <w:pPr>
        <w:pStyle w:val="Normal"/>
        <w:spacing w:lineRule="auto" w:line="240"/>
        <w:rPr/>
      </w:pPr>
      <w:r>
        <w:rPr/>
      </w:r>
      <w:r>
        <w:br w:type="page"/>
      </w:r>
    </w:p>
    <w:p>
      <w:pPr>
        <w:pStyle w:val="Normal"/>
        <w:spacing w:lineRule="auto" w:line="240"/>
        <w:rPr/>
      </w:pPr>
      <w:r>
        <w:rPr/>
        <w:drawing>
          <wp:inline distT="0" distB="0" distL="0" distR="0">
            <wp:extent cx="5760085" cy="5008245"/>
            <wp:effectExtent l="0" t="0" r="0" b="0"/>
            <wp:docPr id="14"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25" descr=""/>
                    <pic:cNvPicPr>
                      <a:picLocks noChangeAspect="1" noChangeArrowheads="1"/>
                    </pic:cNvPicPr>
                  </pic:nvPicPr>
                  <pic:blipFill>
                    <a:blip r:embed="rId72"/>
                    <a:stretch>
                      <a:fillRect/>
                    </a:stretch>
                  </pic:blipFill>
                  <pic:spPr bwMode="auto">
                    <a:xfrm>
                      <a:off x="0" y="0"/>
                      <a:ext cx="5760085" cy="5008245"/>
                    </a:xfrm>
                    <a:prstGeom prst="rect">
                      <a:avLst/>
                    </a:prstGeom>
                  </pic:spPr>
                </pic:pic>
              </a:graphicData>
            </a:graphic>
          </wp:inline>
        </w:drawing>
      </w:r>
    </w:p>
    <w:p>
      <w:pPr>
        <w:pStyle w:val="Normal"/>
        <w:spacing w:lineRule="auto" w:line="240"/>
        <w:rPr/>
      </w:pPr>
      <w:r>
        <w:rPr/>
      </w:r>
    </w:p>
    <w:p>
      <w:pPr>
        <w:pStyle w:val="Normal"/>
        <w:spacing w:lineRule="auto" w:line="240"/>
        <w:rPr/>
      </w:pPr>
      <w:r>
        <w:rPr/>
        <w:t>However, any string can be entered as JDBC URL manually. This allows for site-specific security configurations such as Windows login or Kerberos. The vendor-specific definitions of JDBC URLs must be consulted if the simple standard presented here is insufficient (v. </w:t>
      </w:r>
      <w:hyperlink r:id="rId73">
        <w:r>
          <w:rPr/>
          <w:t>Database Management Systems</w:t>
        </w:r>
      </w:hyperlink>
      <w:r>
        <w:rPr/>
        <w:t>).</w:t>
      </w:r>
    </w:p>
    <w:p>
      <w:pPr>
        <w:pStyle w:val="Normal"/>
        <w:rPr/>
      </w:pPr>
      <w:r>
        <w:rPr/>
      </w:r>
    </w:p>
    <w:p>
      <w:pPr>
        <w:pStyle w:val="Normal"/>
        <w:spacing w:lineRule="auto" w:line="240"/>
        <w:rPr/>
      </w:pPr>
      <w:r>
        <w:rPr/>
        <w:t xml:space="preserve">It is generally inadvisable to use the database administrator user (DBA, root, dbo, SYSTEM, sa, dbadmin, ...) for downloading a </w:t>
      </w:r>
      <w:r>
        <w:rPr>
          <w:i/>
        </w:rPr>
        <w:t>SIARD archive</w:t>
      </w:r>
      <w:r>
        <w:rPr/>
        <w:t xml:space="preserve">. The extent of the </w:t>
      </w:r>
      <w:r>
        <w:rPr>
          <w:i/>
        </w:rPr>
        <w:t>SIARD archive</w:t>
      </w:r>
      <w:r>
        <w:rPr/>
        <w:t xml:space="preserve"> is defined by the objects to which the archiving database user has read-access. The global database administrator usually has read access to all databases on the system as well as numerous system tables that should not be archived. Therefore, it is important to </w:t>
      </w:r>
      <w:hyperlink r:id="rId74">
        <w:r>
          <w:rPr/>
          <w:t>prepare the download</w:t>
        </w:r>
      </w:hyperlink>
      <w:r>
        <w:rPr/>
        <w:t> by choosing or creating a suitable archiving user.</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If the connection cannot be established, the dialog is redisplayed until a valid JDBC URL has been entered or </w:t>
      </w:r>
      <w:r>
        <w:rPr>
          <w:i/>
          <w:iCs/>
        </w:rPr>
        <w:t>Cancel</w:t>
      </w:r>
      <w:r>
        <w:rPr/>
        <w:t> was pressed. If </w:t>
      </w:r>
      <w:r>
        <w:rPr>
          <w:i/>
          <w:iCs/>
        </w:rPr>
        <w:t>Meta data only</w:t>
      </w:r>
      <w:r>
        <w:rPr/>
        <w:t xml:space="preserve"> was checked, a temporary </w:t>
      </w:r>
      <w:r>
        <w:rPr>
          <w:i/>
        </w:rPr>
        <w:t>SIARD file</w:t>
      </w:r>
      <w:r>
        <w:rPr/>
        <w:t xml:space="preserve"> is created automatically which will be deleted when the program terminates. (However, the downloaded metadata can be edited, displayed, and exported before closing the file.) Otherwise, the name and location of the </w:t>
      </w:r>
      <w:r>
        <w:rPr>
          <w:i/>
        </w:rPr>
        <w:t>SIARD archive</w:t>
      </w:r>
      <w:r>
        <w:rPr/>
        <w:t xml:space="preserve"> to be created must be chosen.</w:t>
      </w:r>
    </w:p>
    <w:p>
      <w:pPr>
        <w:pStyle w:val="Normal"/>
        <w:spacing w:lineRule="auto" w:line="240"/>
        <w:rPr>
          <w:rFonts w:cs="Arial"/>
          <w:b/>
          <w:b/>
          <w:bCs/>
          <w:kern w:val="2"/>
          <w:sz w:val="32"/>
          <w:szCs w:val="32"/>
        </w:rPr>
      </w:pPr>
      <w:r>
        <w:rPr/>
        <w:drawing>
          <wp:inline distT="0" distB="0" distL="0" distR="0">
            <wp:extent cx="5095875" cy="5562600"/>
            <wp:effectExtent l="0" t="0" r="0" b="0"/>
            <wp:docPr id="15"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8" descr=""/>
                    <pic:cNvPicPr>
                      <a:picLocks noChangeAspect="1" noChangeArrowheads="1"/>
                    </pic:cNvPicPr>
                  </pic:nvPicPr>
                  <pic:blipFill>
                    <a:blip r:embed="rId75"/>
                    <a:stretch>
                      <a:fillRect/>
                    </a:stretch>
                  </pic:blipFill>
                  <pic:spPr bwMode="auto">
                    <a:xfrm>
                      <a:off x="0" y="0"/>
                      <a:ext cx="5095875" cy="5562600"/>
                    </a:xfrm>
                    <a:prstGeom prst="rect">
                      <a:avLst/>
                    </a:prstGeom>
                  </pic:spPr>
                </pic:pic>
              </a:graphicData>
            </a:graphic>
          </wp:inline>
        </w:drawing>
      </w:r>
    </w:p>
    <w:p>
      <w:pPr>
        <w:pStyle w:val="Normal"/>
        <w:spacing w:lineRule="auto" w:line="240"/>
        <w:rPr>
          <w:rFonts w:ascii="Helvetica" w:hAnsi="Helvetica" w:cs="Helvetica"/>
          <w:color w:val="454545"/>
          <w:sz w:val="23"/>
          <w:szCs w:val="23"/>
          <w:highlight w:val="white"/>
        </w:rPr>
      </w:pPr>
      <w:r>
        <w:rPr>
          <w:rFonts w:cs="Helvetica" w:ascii="Helvetica" w:hAnsi="Helvetica"/>
          <w:color w:val="454545"/>
          <w:sz w:val="23"/>
          <w:szCs w:val="23"/>
          <w:highlight w:val="white"/>
        </w:rPr>
      </w:r>
    </w:p>
    <w:p>
      <w:pPr>
        <w:pStyle w:val="Normal"/>
        <w:spacing w:lineRule="auto" w:line="240"/>
        <w:rPr>
          <w:rFonts w:ascii="Helvetica" w:hAnsi="Helvetica" w:cs="Helvetica"/>
          <w:color w:val="454545"/>
          <w:sz w:val="23"/>
          <w:szCs w:val="23"/>
          <w:highlight w:val="white"/>
        </w:rPr>
      </w:pPr>
      <w:r>
        <w:rPr>
          <w:rFonts w:cs="Helvetica" w:ascii="Helvetica" w:hAnsi="Helvetica"/>
          <w:color w:val="454545"/>
          <w:sz w:val="23"/>
          <w:szCs w:val="23"/>
          <w:highlight w:val="white"/>
        </w:rPr>
      </w:r>
      <w:r>
        <w:br w:type="page"/>
      </w:r>
    </w:p>
    <w:p>
      <w:pPr>
        <w:pStyle w:val="Normal"/>
        <w:rPr>
          <w:highlight w:val="white"/>
        </w:rPr>
      </w:pPr>
      <w:r>
        <w:rPr>
          <w:shd w:fill="FFFFFF" w:val="clear"/>
        </w:rPr>
        <w:t>Then the download starts.</w:t>
      </w:r>
    </w:p>
    <w:p>
      <w:pPr>
        <w:pStyle w:val="Normal"/>
        <w:spacing w:lineRule="auto" w:line="240"/>
        <w:rPr>
          <w:rFonts w:ascii="Helvetica" w:hAnsi="Helvetica" w:cs="Helvetica"/>
          <w:color w:val="454545"/>
          <w:sz w:val="23"/>
          <w:szCs w:val="23"/>
          <w:highlight w:val="white"/>
        </w:rPr>
      </w:pPr>
      <w:r>
        <w:rPr>
          <w:rFonts w:cs="Helvetica" w:ascii="Helvetica" w:hAnsi="Helvetica"/>
          <w:color w:val="454545"/>
          <w:sz w:val="23"/>
          <w:szCs w:val="23"/>
          <w:highlight w:val="white"/>
        </w:rPr>
      </w:r>
    </w:p>
    <w:p>
      <w:pPr>
        <w:pStyle w:val="Normal"/>
        <w:spacing w:lineRule="auto" w:line="240"/>
        <w:rPr>
          <w:rFonts w:cs="Arial"/>
          <w:b/>
          <w:b/>
          <w:bCs/>
          <w:kern w:val="2"/>
          <w:sz w:val="32"/>
          <w:szCs w:val="32"/>
        </w:rPr>
      </w:pPr>
      <w:r>
        <w:rPr/>
        <w:drawing>
          <wp:inline distT="0" distB="0" distL="0" distR="0">
            <wp:extent cx="5760085" cy="4768850"/>
            <wp:effectExtent l="0" t="0" r="0" b="0"/>
            <wp:docPr id="16"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9" descr=""/>
                    <pic:cNvPicPr>
                      <a:picLocks noChangeAspect="1" noChangeArrowheads="1"/>
                    </pic:cNvPicPr>
                  </pic:nvPicPr>
                  <pic:blipFill>
                    <a:blip r:embed="rId76"/>
                    <a:stretch>
                      <a:fillRect/>
                    </a:stretch>
                  </pic:blipFill>
                  <pic:spPr bwMode="auto">
                    <a:xfrm>
                      <a:off x="0" y="0"/>
                      <a:ext cx="5760085" cy="4768850"/>
                    </a:xfrm>
                    <a:prstGeom prst="rect">
                      <a:avLst/>
                    </a:prstGeom>
                  </pic:spPr>
                </pic:pic>
              </a:graphicData>
            </a:graphic>
          </wp:inline>
        </w:drawing>
      </w:r>
    </w:p>
    <w:p>
      <w:pPr>
        <w:pStyle w:val="Normal"/>
        <w:rPr/>
      </w:pPr>
      <w:r>
        <w:rPr/>
      </w:r>
    </w:p>
    <w:p>
      <w:pPr>
        <w:pStyle w:val="Normal"/>
        <w:rPr/>
      </w:pPr>
      <w:r>
        <w:rPr/>
        <w:t>If the download was successful, the dialog can be closed pressing </w:t>
      </w:r>
      <w:r>
        <w:rPr>
          <w:i/>
          <w:iCs/>
        </w:rPr>
        <w:t>OK</w:t>
      </w:r>
      <w:r>
        <w:rPr/>
        <w:t> and the data downloaded are shown in the main window. There additional metadata should be specified giving at least a name for the database, the data owner prior to archiving and the time span during which the data was created.</w:t>
      </w:r>
    </w:p>
    <w:p>
      <w:pPr>
        <w:pStyle w:val="Normal"/>
        <w:rPr/>
      </w:pPr>
      <w:r>
        <w:rPr/>
      </w:r>
    </w:p>
    <w:p>
      <w:pPr>
        <w:pStyle w:val="Normal"/>
        <w:rPr/>
      </w:pPr>
      <w:r>
        <w:rPr/>
        <w:t>Also, if the connection could be established successfully, the JDBC URL used is entered in a list of most recently used connection strings, which is available under the next menu item.</w:t>
      </w:r>
    </w:p>
    <w:p>
      <w:pPr>
        <w:pStyle w:val="Normal"/>
        <w:rPr/>
      </w:pPr>
      <w:r>
        <w:rPr/>
      </w:r>
    </w:p>
    <w:p>
      <w:pPr>
        <w:pStyle w:val="Normal"/>
        <w:rPr/>
      </w:pPr>
      <w:r>
        <w:rPr/>
      </w:r>
    </w:p>
    <w:p>
      <w:pPr>
        <w:pStyle w:val="Heading2"/>
        <w:numPr>
          <w:ilvl w:val="1"/>
          <w:numId w:val="2"/>
        </w:numPr>
        <w:rPr/>
      </w:pPr>
      <w:bookmarkStart w:id="48" w:name="_Toc48828135"/>
      <w:r>
        <w:rPr/>
        <w:t>File / Recent downloads</w:t>
      </w:r>
      <w:bookmarkEnd w:id="48"/>
    </w:p>
    <w:p>
      <w:pPr>
        <w:pStyle w:val="Normal"/>
        <w:rPr/>
      </w:pPr>
      <w:r>
        <w:rPr/>
        <w:t>The most recently used connection data for download is available using this menu item. Choosing one of them opens the connection dialog with the JDBC URL and the database user filled in. Only the password must still be entered.</w:t>
      </w:r>
    </w:p>
    <w:p>
      <w:pPr>
        <w:pStyle w:val="Normal"/>
        <w:rPr/>
      </w:pPr>
      <w:r>
        <w:rPr/>
      </w:r>
    </w:p>
    <w:p>
      <w:pPr>
        <w:pStyle w:val="Normal"/>
        <w:spacing w:lineRule="auto" w:line="240"/>
        <w:rPr/>
      </w:pPr>
      <w:r>
        <w:rPr/>
      </w:r>
      <w:r>
        <w:br w:type="page"/>
      </w:r>
    </w:p>
    <w:p>
      <w:pPr>
        <w:pStyle w:val="Heading2"/>
        <w:numPr>
          <w:ilvl w:val="1"/>
          <w:numId w:val="2"/>
        </w:numPr>
        <w:rPr/>
      </w:pPr>
      <w:bookmarkStart w:id="49" w:name="_Toc48828136"/>
      <w:r>
        <w:rPr/>
        <w:t>File / Upload ...</w:t>
      </w:r>
      <w:bookmarkEnd w:id="49"/>
    </w:p>
    <w:p>
      <w:pPr>
        <w:pStyle w:val="Normal"/>
        <w:rPr/>
      </w:pPr>
      <w:r>
        <w:rPr/>
        <w:t>When this menu item is chosen, a dialog is displayed, where the connection data for the database can be entered.</w:t>
      </w:r>
    </w:p>
    <w:p>
      <w:pPr>
        <w:pStyle w:val="Normal"/>
        <w:rPr/>
      </w:pPr>
      <w:r>
        <w:rPr/>
        <w:drawing>
          <wp:inline distT="0" distB="0" distL="0" distR="0">
            <wp:extent cx="5760085" cy="6299200"/>
            <wp:effectExtent l="0" t="0" r="0" b="0"/>
            <wp:docPr id="17" name="Grafi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21" descr=""/>
                    <pic:cNvPicPr>
                      <a:picLocks noChangeAspect="1" noChangeArrowheads="1"/>
                    </pic:cNvPicPr>
                  </pic:nvPicPr>
                  <pic:blipFill>
                    <a:blip r:embed="rId77"/>
                    <a:stretch>
                      <a:fillRect/>
                    </a:stretch>
                  </pic:blipFill>
                  <pic:spPr bwMode="auto">
                    <a:xfrm>
                      <a:off x="0" y="0"/>
                      <a:ext cx="5760085" cy="6299200"/>
                    </a:xfrm>
                    <a:prstGeom prst="rect">
                      <a:avLst/>
                    </a:prstGeom>
                  </pic:spPr>
                </pic:pic>
              </a:graphicData>
            </a:graphic>
          </wp:inline>
        </w:drawing>
      </w:r>
    </w:p>
    <w:p>
      <w:pPr>
        <w:pStyle w:val="Normal"/>
        <w:rPr/>
      </w:pPr>
      <w:r>
        <w:rPr/>
        <w:t xml:space="preserve">The JDBC URL can be combined using database host, database name and database folder and then copied in the same way as for the download connection dialog. As the content of the </w:t>
      </w:r>
      <w:r>
        <w:rPr>
          <w:i/>
        </w:rPr>
        <w:t>SIARD file</w:t>
      </w:r>
      <w:r>
        <w:rPr/>
        <w:t xml:space="preserve"> is independent of the DBMS from which it was downloaded, the data can be uploaded to a different DBMS.</w:t>
      </w:r>
    </w:p>
    <w:p>
      <w:pPr>
        <w:pStyle w:val="Normal"/>
        <w:rPr/>
      </w:pPr>
      <w:r>
        <w:rPr/>
      </w:r>
    </w:p>
    <w:p>
      <w:pPr>
        <w:pStyle w:val="Normal"/>
        <w:rPr/>
      </w:pPr>
      <w:r>
        <w:rPr/>
        <w:t>In addition, one can check the option that database tables and types with the same name may be overwritten. This is dangerous if one connects using a database administrator account with very many privileges. On the other hand, it is useful if a previous upload is to be repeated.</w:t>
      </w:r>
    </w:p>
    <w:p>
      <w:pPr>
        <w:pStyle w:val="Normal"/>
        <w:rPr/>
      </w:pPr>
      <w:r>
        <w:rPr/>
      </w:r>
    </w:p>
    <w:p>
      <w:pPr>
        <w:pStyle w:val="Normal"/>
        <w:rPr/>
      </w:pPr>
      <w:r>
        <w:rPr/>
        <w:t>If </w:t>
      </w:r>
      <w:r>
        <w:rPr>
          <w:i/>
          <w:iCs/>
        </w:rPr>
        <w:t>Schema only</w:t>
      </w:r>
      <w:r>
        <w:rPr/>
        <w:t> is checked, only the schemas, types and empty tables are created without uploading any primary data.</w:t>
      </w:r>
    </w:p>
    <w:p>
      <w:pPr>
        <w:pStyle w:val="Normal"/>
        <w:rPr/>
      </w:pPr>
      <w:r>
        <w:rPr/>
      </w:r>
    </w:p>
    <w:p>
      <w:pPr>
        <w:pStyle w:val="Normal"/>
        <w:rPr/>
      </w:pPr>
      <w:r>
        <w:rPr/>
        <w:t xml:space="preserve">On the bottom of the dialog, a list of all schemas in the </w:t>
      </w:r>
      <w:r>
        <w:rPr>
          <w:i/>
        </w:rPr>
        <w:t>SIARD file</w:t>
      </w:r>
      <w:r>
        <w:rPr/>
        <w:t xml:space="preserve"> is displayed. Here the names of the schemas of the DBMS can be entered that shall receive the data of the schemas of the </w:t>
      </w:r>
      <w:r>
        <w:rPr>
          <w:i/>
        </w:rPr>
        <w:t>SIARD archive</w:t>
      </w:r>
      <w:r>
        <w:rPr/>
        <w:t>. These or schemas must have been created </w:t>
      </w:r>
      <w:hyperlink r:id="rId78">
        <w:r>
          <w:rPr/>
          <w:t>prior to the upload</w:t>
        </w:r>
      </w:hyperlink>
      <w:r>
        <w:rPr/>
        <w:t>. The database user entered in this dialog must have the privilege to create types and tables in these schemas. The database user entered must have the privilege of creating types and tables in the schemas entered here. It is therefore often easiest to choose the root user for the upload.</w:t>
      </w:r>
    </w:p>
    <w:p>
      <w:pPr>
        <w:pStyle w:val="Normal"/>
        <w:rPr/>
      </w:pPr>
      <w:r>
        <w:rPr/>
      </w:r>
    </w:p>
    <w:p>
      <w:pPr>
        <w:pStyle w:val="Normal"/>
        <w:rPr/>
      </w:pPr>
      <w:r>
        <w:rPr/>
        <w:t>If the target DBMS does not support UDTs or ARRAYs, the data will be "flattened" on upload, i.e. each UDT or ARRAY is uploaded by creating a separate column for each component.</w:t>
      </w:r>
    </w:p>
    <w:p>
      <w:pPr>
        <w:pStyle w:val="Normal"/>
        <w:rPr/>
      </w:pPr>
      <w:r>
        <w:rPr/>
      </w:r>
    </w:p>
    <w:p>
      <w:pPr>
        <w:pStyle w:val="Normal"/>
        <w:rPr/>
      </w:pPr>
      <w:r>
        <w:rPr/>
        <w:drawing>
          <wp:inline distT="0" distB="0" distL="0" distR="0">
            <wp:extent cx="5760085" cy="4606925"/>
            <wp:effectExtent l="0" t="0" r="0" b="0"/>
            <wp:docPr id="18"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22" descr=""/>
                    <pic:cNvPicPr>
                      <a:picLocks noChangeAspect="1" noChangeArrowheads="1"/>
                    </pic:cNvPicPr>
                  </pic:nvPicPr>
                  <pic:blipFill>
                    <a:blip r:embed="rId79"/>
                    <a:stretch>
                      <a:fillRect/>
                    </a:stretch>
                  </pic:blipFill>
                  <pic:spPr bwMode="auto">
                    <a:xfrm>
                      <a:off x="0" y="0"/>
                      <a:ext cx="5760085" cy="4606925"/>
                    </a:xfrm>
                    <a:prstGeom prst="rect">
                      <a:avLst/>
                    </a:prstGeom>
                  </pic:spPr>
                </pic:pic>
              </a:graphicData>
            </a:graphic>
          </wp:inline>
        </w:drawing>
      </w:r>
    </w:p>
    <w:p>
      <w:pPr>
        <w:pStyle w:val="Normal"/>
        <w:rPr/>
      </w:pPr>
      <w:r>
        <w:rPr/>
      </w:r>
    </w:p>
    <w:p>
      <w:pPr>
        <w:pStyle w:val="Normal"/>
        <w:spacing w:lineRule="auto" w:line="240"/>
        <w:rPr/>
      </w:pPr>
      <w:r>
        <w:rPr/>
      </w:r>
      <w:r>
        <w:br w:type="page"/>
      </w:r>
    </w:p>
    <w:p>
      <w:pPr>
        <w:pStyle w:val="Normal"/>
        <w:rPr/>
      </w:pPr>
      <w:r>
        <w:rPr/>
        <w:t>When the creation and upload of types and tables was successful, the upload is considered as successful. Some types or tables may have been renamed to accommodate length limitations etc. of the target DBMS. In that case the long suffix is replaced by a number.</w:t>
      </w:r>
    </w:p>
    <w:p>
      <w:pPr>
        <w:pStyle w:val="Normal"/>
        <w:rPr/>
      </w:pPr>
      <w:r>
        <w:rPr/>
      </w:r>
    </w:p>
    <w:p>
      <w:pPr>
        <w:pStyle w:val="Normal"/>
        <w:rPr/>
      </w:pPr>
      <w:r>
        <w:rPr/>
        <w:drawing>
          <wp:inline distT="0" distB="0" distL="0" distR="0">
            <wp:extent cx="5760085" cy="4594225"/>
            <wp:effectExtent l="0" t="0" r="0" b="0"/>
            <wp:docPr id="19"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3" descr=""/>
                    <pic:cNvPicPr>
                      <a:picLocks noChangeAspect="1" noChangeArrowheads="1"/>
                    </pic:cNvPicPr>
                  </pic:nvPicPr>
                  <pic:blipFill>
                    <a:blip r:embed="rId80"/>
                    <a:stretch>
                      <a:fillRect/>
                    </a:stretch>
                  </pic:blipFill>
                  <pic:spPr bwMode="auto">
                    <a:xfrm>
                      <a:off x="0" y="0"/>
                      <a:ext cx="5760085" cy="4594225"/>
                    </a:xfrm>
                    <a:prstGeom prst="rect">
                      <a:avLst/>
                    </a:prstGeom>
                  </pic:spPr>
                </pic:pic>
              </a:graphicData>
            </a:graphic>
          </wp:inline>
        </w:drawing>
      </w:r>
    </w:p>
    <w:p>
      <w:pPr>
        <w:pStyle w:val="Normal"/>
        <w:spacing w:lineRule="auto" w:line="240"/>
        <w:rPr/>
      </w:pPr>
      <w:r>
        <w:rPr/>
      </w:r>
      <w:r>
        <w:br w:type="page"/>
      </w:r>
    </w:p>
    <w:p>
      <w:pPr>
        <w:pStyle w:val="Normal"/>
        <w:rPr/>
      </w:pPr>
      <w:r>
        <w:rPr/>
        <w:t>An attempt is only made at the end to enable the constraints. This may fail because one DBMS may have more strict rules than the other. Such a failure is displayed in the </w:t>
      </w:r>
      <w:r>
        <w:rPr>
          <w:i/>
          <w:iCs/>
        </w:rPr>
        <w:t>Err</w:t>
      </w:r>
      <w:r>
        <w:rPr/>
        <w:t> of the upload dialog.</w:t>
      </w:r>
    </w:p>
    <w:p>
      <w:pPr>
        <w:pStyle w:val="Normal"/>
        <w:rPr/>
      </w:pPr>
      <w:r>
        <w:rPr/>
      </w:r>
    </w:p>
    <w:p>
      <w:pPr>
        <w:pStyle w:val="Normal"/>
        <w:rPr/>
      </w:pPr>
      <w:r>
        <w:rPr/>
        <w:drawing>
          <wp:inline distT="0" distB="0" distL="0" distR="0">
            <wp:extent cx="5760085" cy="4601845"/>
            <wp:effectExtent l="0" t="0" r="0" b="0"/>
            <wp:docPr id="20"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4" descr=""/>
                    <pic:cNvPicPr>
                      <a:picLocks noChangeAspect="1" noChangeArrowheads="1"/>
                    </pic:cNvPicPr>
                  </pic:nvPicPr>
                  <pic:blipFill>
                    <a:blip r:embed="rId81"/>
                    <a:stretch>
                      <a:fillRect/>
                    </a:stretch>
                  </pic:blipFill>
                  <pic:spPr bwMode="auto">
                    <a:xfrm>
                      <a:off x="0" y="0"/>
                      <a:ext cx="5760085" cy="4601845"/>
                    </a:xfrm>
                    <a:prstGeom prst="rect">
                      <a:avLst/>
                    </a:prstGeom>
                  </pic:spPr>
                </pic:pic>
              </a:graphicData>
            </a:graphic>
          </wp:inline>
        </w:drawing>
      </w:r>
    </w:p>
    <w:p>
      <w:pPr>
        <w:pStyle w:val="Normal"/>
        <w:rPr/>
      </w:pPr>
      <w:r>
        <w:rPr/>
      </w:r>
    </w:p>
    <w:p>
      <w:pPr>
        <w:pStyle w:val="Normal"/>
        <w:rPr/>
      </w:pPr>
      <w:r>
        <w:rPr/>
        <w:t>If the upload was successful, the JDBC URL used is entered in a list of most recently used connection strings, which is available under the next menu item.</w:t>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50" w:name="_Toc48828137"/>
      <w:r>
        <w:rPr/>
        <w:t>File / Recent uploads</w:t>
      </w:r>
      <w:bookmarkEnd w:id="50"/>
    </w:p>
    <w:p>
      <w:pPr>
        <w:pStyle w:val="Normal"/>
        <w:rPr/>
      </w:pPr>
      <w:r>
        <w:rPr/>
        <w:t>The most recently used connection data for upload is available using this menu item. Choosing one of them opens the connection dialog with the JDBC URL and the database user filled in. Only the password and the schema mapping must still be entered.</w:t>
      </w:r>
    </w:p>
    <w:p>
      <w:pPr>
        <w:pStyle w:val="Normal"/>
        <w:rPr/>
      </w:pPr>
      <w:r>
        <w:rPr/>
      </w:r>
    </w:p>
    <w:p>
      <w:pPr>
        <w:pStyle w:val="Normal"/>
        <w:rPr/>
      </w:pPr>
      <w:r>
        <w:rPr/>
      </w:r>
    </w:p>
    <w:p>
      <w:pPr>
        <w:pStyle w:val="Heading2"/>
        <w:numPr>
          <w:ilvl w:val="1"/>
          <w:numId w:val="2"/>
        </w:numPr>
        <w:rPr/>
      </w:pPr>
      <w:bookmarkStart w:id="51" w:name="_Toc48828138"/>
      <w:r>
        <w:rPr/>
        <w:t>File / Open ...</w:t>
      </w:r>
      <w:bookmarkEnd w:id="51"/>
    </w:p>
    <w:p>
      <w:pPr>
        <w:pStyle w:val="Normal"/>
        <w:rPr/>
      </w:pPr>
      <w:r>
        <w:rPr/>
        <w:t>Choosing this menu item opens a file selector where an existing SIARD file can be chosen. After it is opened, it is displayed in the main window where metadata can be amended and the primary data can be browsed.</w:t>
      </w:r>
    </w:p>
    <w:p>
      <w:pPr>
        <w:pStyle w:val="Normal"/>
        <w:rPr/>
      </w:pPr>
      <w:r>
        <w:rPr/>
        <w:t>If a SIARD file could be opened or downloaded successfully, its name is added to a list of most recently used files, which is available under the next menu item.</w:t>
      </w:r>
    </w:p>
    <w:p>
      <w:pPr>
        <w:pStyle w:val="Normal"/>
        <w:rPr/>
      </w:pPr>
      <w:r>
        <w:rPr/>
      </w:r>
    </w:p>
    <w:p>
      <w:pPr>
        <w:pStyle w:val="Normal"/>
        <w:rPr/>
      </w:pPr>
      <w:r>
        <w:rPr/>
      </w:r>
    </w:p>
    <w:p>
      <w:pPr>
        <w:pStyle w:val="Heading2"/>
        <w:numPr>
          <w:ilvl w:val="1"/>
          <w:numId w:val="2"/>
        </w:numPr>
        <w:rPr/>
      </w:pPr>
      <w:bookmarkStart w:id="52" w:name="_Toc48828139"/>
      <w:r>
        <w:rPr/>
        <w:t>File / Recently opened</w:t>
      </w:r>
      <w:bookmarkEnd w:id="52"/>
    </w:p>
    <w:p>
      <w:pPr>
        <w:pStyle w:val="Normal"/>
        <w:rPr/>
      </w:pPr>
      <w:r>
        <w:rPr/>
        <w:t>Choosing one of the most recently used files opens it immediately in the main window.</w:t>
      </w:r>
    </w:p>
    <w:p>
      <w:pPr>
        <w:pStyle w:val="Normal"/>
        <w:rPr/>
      </w:pPr>
      <w:r>
        <w:rPr/>
      </w:r>
    </w:p>
    <w:p>
      <w:pPr>
        <w:pStyle w:val="Normal"/>
        <w:rPr/>
      </w:pPr>
      <w:r>
        <w:rPr/>
      </w:r>
    </w:p>
    <w:p>
      <w:pPr>
        <w:pStyle w:val="Heading2"/>
        <w:numPr>
          <w:ilvl w:val="1"/>
          <w:numId w:val="2"/>
        </w:numPr>
        <w:rPr/>
      </w:pPr>
      <w:bookmarkStart w:id="53" w:name="_Toc48828140"/>
      <w:r>
        <w:rPr/>
        <w:t>File / Save</w:t>
      </w:r>
      <w:bookmarkEnd w:id="53"/>
    </w:p>
    <w:p>
      <w:pPr>
        <w:pStyle w:val="Normal"/>
        <w:rPr/>
      </w:pPr>
      <w:r>
        <w:rPr/>
        <w:t xml:space="preserve">If the metadata of the </w:t>
      </w:r>
      <w:r>
        <w:rPr>
          <w:i/>
        </w:rPr>
        <w:t>SIARD file</w:t>
      </w:r>
      <w:r>
        <w:rPr/>
        <w:t xml:space="preserve"> has been changed, the changes are only written to the disk when they are explicitly saved.</w:t>
      </w:r>
    </w:p>
    <w:p>
      <w:pPr>
        <w:pStyle w:val="Normal"/>
        <w:rPr/>
      </w:pPr>
      <w:r>
        <w:rPr/>
        <w:t xml:space="preserve">Temporary </w:t>
      </w:r>
      <w:r>
        <w:rPr>
          <w:i/>
        </w:rPr>
        <w:t>SIARD files</w:t>
      </w:r>
      <w:r>
        <w:rPr/>
        <w:t xml:space="preserve"> created by downloading with option </w:t>
      </w:r>
      <w:r>
        <w:rPr>
          <w:i/>
          <w:iCs/>
        </w:rPr>
        <w:t>Meta data only</w:t>
      </w:r>
      <w:r>
        <w:rPr/>
        <w:t> cannot be saved. However, their metadata can be edited, displayed and exported before closing the file.</w:t>
      </w:r>
    </w:p>
    <w:p>
      <w:pPr>
        <w:pStyle w:val="Normal"/>
        <w:rPr/>
      </w:pPr>
      <w:r>
        <w:rPr/>
      </w:r>
    </w:p>
    <w:p>
      <w:pPr>
        <w:pStyle w:val="Normal"/>
        <w:rPr/>
      </w:pPr>
      <w:r>
        <w:rPr/>
      </w:r>
    </w:p>
    <w:p>
      <w:pPr>
        <w:pStyle w:val="Heading2"/>
        <w:numPr>
          <w:ilvl w:val="1"/>
          <w:numId w:val="2"/>
        </w:numPr>
        <w:rPr/>
      </w:pPr>
      <w:bookmarkStart w:id="54" w:name="_Toc48828141"/>
      <w:r>
        <w:rPr/>
        <w:t>File / Close</w:t>
      </w:r>
      <w:bookmarkEnd w:id="54"/>
    </w:p>
    <w:p>
      <w:pPr>
        <w:pStyle w:val="Normal"/>
        <w:rPr/>
      </w:pPr>
      <w:r>
        <w:rPr/>
        <w:t>Closing a SIARD archive makes it possible to download or open another one.</w:t>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55" w:name="_Toc48828142"/>
      <w:r>
        <w:rPr/>
        <w:t>File / Display meta data ...</w:t>
      </w:r>
      <w:bookmarkEnd w:id="55"/>
    </w:p>
    <w:p>
      <w:pPr>
        <w:pStyle w:val="Normal"/>
        <w:rPr/>
      </w:pPr>
      <w:r>
        <w:rPr/>
        <w:t>The metadata of the SIARD archive displayed in the main window can be examined as a human-readable document, when this menu item is chosen.</w:t>
      </w:r>
    </w:p>
    <w:p>
      <w:pPr>
        <w:pStyle w:val="Normal"/>
        <w:rPr/>
      </w:pPr>
      <w:r>
        <w:rPr/>
      </w:r>
    </w:p>
    <w:p>
      <w:pPr>
        <w:pStyle w:val="Normal"/>
        <w:rPr/>
      </w:pPr>
      <w:r>
        <w:rPr/>
        <w:drawing>
          <wp:inline distT="0" distB="0" distL="0" distR="0">
            <wp:extent cx="5760085" cy="5036820"/>
            <wp:effectExtent l="0" t="0" r="0" b="0"/>
            <wp:docPr id="21" name="Grafi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6" descr=""/>
                    <pic:cNvPicPr>
                      <a:picLocks noChangeAspect="1" noChangeArrowheads="1"/>
                    </pic:cNvPicPr>
                  </pic:nvPicPr>
                  <pic:blipFill>
                    <a:blip r:embed="rId82"/>
                    <a:stretch>
                      <a:fillRect/>
                    </a:stretch>
                  </pic:blipFill>
                  <pic:spPr bwMode="auto">
                    <a:xfrm>
                      <a:off x="0" y="0"/>
                      <a:ext cx="5760085" cy="5036820"/>
                    </a:xfrm>
                    <a:prstGeom prst="rect">
                      <a:avLst/>
                    </a:prstGeom>
                  </pic:spPr>
                </pic:pic>
              </a:graphicData>
            </a:graphic>
          </wp:inline>
        </w:drawing>
      </w:r>
    </w:p>
    <w:p>
      <w:pPr>
        <w:pStyle w:val="Normal"/>
        <w:rPr/>
      </w:pPr>
      <w:r>
        <w:rPr/>
      </w:r>
    </w:p>
    <w:p>
      <w:pPr>
        <w:pStyle w:val="Normal"/>
        <w:rPr/>
      </w:pPr>
      <w:r>
        <w:rPr/>
        <w:t>An HTML version of the metadata XML is displayed which was generated using the currently selected metadata XSL (XML Stylesheet Language) transformation to HTML. By default, a simple transformation is found in </w:t>
      </w:r>
      <w:r>
        <w:rPr>
          <w:i/>
          <w:iCs/>
        </w:rPr>
        <w:t>etc/metadata.xsl</w:t>
      </w:r>
      <w:r>
        <w:rPr/>
        <w:t>. But other more extensively designed ones can be given under </w:t>
      </w:r>
      <w:r>
        <w:rPr>
          <w:i/>
          <w:iCs/>
        </w:rPr>
        <w:t>Tools / Options</w:t>
      </w:r>
      <w:r>
        <w:rPr/>
        <w:t>.</w:t>
      </w:r>
    </w:p>
    <w:p>
      <w:pPr>
        <w:pStyle w:val="Normal"/>
        <w:rPr/>
      </w:pPr>
      <w:r>
        <w:rPr/>
      </w:r>
    </w:p>
    <w:p>
      <w:pPr>
        <w:pStyle w:val="Normal"/>
        <w:rPr/>
      </w:pPr>
      <w:r>
        <w:rPr/>
        <w:t>The original metadata XML can be saved to an external file by pressing the button </w:t>
      </w:r>
      <w:r>
        <w:rPr>
          <w:i/>
          <w:iCs/>
        </w:rPr>
        <w:t>Save XML</w:t>
      </w:r>
      <w:r>
        <w:rPr/>
        <w:t> below. If the button </w:t>
      </w:r>
      <w:r>
        <w:rPr>
          <w:i/>
          <w:iCs/>
        </w:rPr>
        <w:t>Save HTML</w:t>
      </w:r>
      <w:r>
        <w:rPr/>
        <w:t> is pressed instead, the HTML version is saved instead which is the result of the XSL transformation of the original XML.</w:t>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56" w:name="_Toc48828143"/>
      <w:r>
        <w:rPr/>
        <w:t>File / Augment meta data ...</w:t>
      </w:r>
      <w:bookmarkEnd w:id="56"/>
    </w:p>
    <w:p>
      <w:pPr>
        <w:pStyle w:val="Normal"/>
        <w:rPr/>
      </w:pPr>
      <w:r>
        <w:rPr/>
        <w:t xml:space="preserve">Externally saved metadata can be very useful when the "same" database is archived at a later date. Then it is not necessary to enter all descriptions of all tables and columns manually again. Instead, one can augment the </w:t>
      </w:r>
      <w:r>
        <w:rPr>
          <w:i/>
        </w:rPr>
        <w:t>SIARD archive</w:t>
      </w:r>
      <w:r>
        <w:rPr/>
        <w:t xml:space="preserve"> by externally saved metadata where these descriptions have been entered before.</w:t>
      </w:r>
    </w:p>
    <w:p>
      <w:pPr>
        <w:pStyle w:val="Normal"/>
        <w:rPr/>
      </w:pPr>
      <w:r>
        <w:rPr/>
      </w:r>
    </w:p>
    <w:p>
      <w:pPr>
        <w:pStyle w:val="Normal"/>
        <w:rPr/>
      </w:pPr>
      <w:r>
        <w:rPr/>
        <w:t xml:space="preserve">After choosing a meta data XML file for augmenting the current </w:t>
      </w:r>
      <w:r>
        <w:rPr>
          <w:i/>
        </w:rPr>
        <w:t>SIARD archive</w:t>
      </w:r>
      <w:r>
        <w:rPr/>
        <w:t xml:space="preserve">, all descriptions are copied from the external XML to the open </w:t>
      </w:r>
      <w:r>
        <w:rPr>
          <w:i/>
        </w:rPr>
        <w:t>SIARD archive</w:t>
      </w:r>
      <w:r>
        <w:rPr/>
        <w:t xml:space="preserve"> where the names of database objects (schema, table, column, ...) match. Accordingly, even if the current database is slightly different from the database documented in the imported metadata, most of the descriptions will be copied.</w:t>
      </w:r>
    </w:p>
    <w:p>
      <w:pPr>
        <w:pStyle w:val="Normal"/>
        <w:rPr/>
      </w:pPr>
      <w:r>
        <w:rPr/>
      </w:r>
    </w:p>
    <w:p>
      <w:pPr>
        <w:pStyle w:val="Normal"/>
        <w:rPr/>
      </w:pPr>
      <w:r>
        <w:rPr/>
      </w:r>
    </w:p>
    <w:p>
      <w:pPr>
        <w:pStyle w:val="Heading2"/>
        <w:numPr>
          <w:ilvl w:val="1"/>
          <w:numId w:val="2"/>
        </w:numPr>
        <w:rPr/>
      </w:pPr>
      <w:bookmarkStart w:id="57" w:name="_Toc48828144"/>
      <w:r>
        <w:rPr/>
        <w:t>File / Exit</w:t>
      </w:r>
      <w:bookmarkEnd w:id="57"/>
    </w:p>
    <w:p>
      <w:pPr>
        <w:pStyle w:val="Normal"/>
        <w:rPr/>
      </w:pPr>
      <w:r>
        <w:rPr/>
        <w:t>Choosing this menu item closes any open file and exits the program.</w:t>
      </w:r>
    </w:p>
    <w:p>
      <w:pPr>
        <w:pStyle w:val="Normal"/>
        <w:rPr/>
      </w:pPr>
      <w:r>
        <w:rPr/>
      </w:r>
    </w:p>
    <w:p>
      <w:pPr>
        <w:pStyle w:val="Normal"/>
        <w:rPr/>
      </w:pPr>
      <w:r>
        <w:rPr/>
      </w:r>
    </w:p>
    <w:p>
      <w:pPr>
        <w:pStyle w:val="Heading2"/>
        <w:numPr>
          <w:ilvl w:val="1"/>
          <w:numId w:val="2"/>
        </w:numPr>
        <w:rPr/>
      </w:pPr>
      <w:bookmarkStart w:id="58" w:name="_Toc48828145"/>
      <w:r>
        <w:rPr/>
        <w:t>Edit / Copy all</w:t>
      </w:r>
      <w:bookmarkEnd w:id="58"/>
    </w:p>
    <w:p>
      <w:pPr>
        <w:pStyle w:val="Normal"/>
        <w:rPr/>
      </w:pPr>
      <w:r>
        <w:rPr/>
        <w:t>Choosing this menu item copies the table displayed in the right area to the clipboard. This may be a list of sub-objects or an extract of primary data.</w:t>
      </w:r>
    </w:p>
    <w:p>
      <w:pPr>
        <w:pStyle w:val="Normal"/>
        <w:rPr/>
      </w:pPr>
      <w:r>
        <w:rPr/>
      </w:r>
    </w:p>
    <w:p>
      <w:pPr>
        <w:pStyle w:val="Normal"/>
        <w:rPr/>
      </w:pPr>
      <w:r>
        <w:rPr/>
        <w:drawing>
          <wp:inline distT="0" distB="0" distL="0" distR="0">
            <wp:extent cx="5760085" cy="3799205"/>
            <wp:effectExtent l="0" t="0" r="0" b="0"/>
            <wp:docPr id="22"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7" descr=""/>
                    <pic:cNvPicPr>
                      <a:picLocks noChangeAspect="1" noChangeArrowheads="1"/>
                    </pic:cNvPicPr>
                  </pic:nvPicPr>
                  <pic:blipFill>
                    <a:blip r:embed="rId83"/>
                    <a:stretch>
                      <a:fillRect/>
                    </a:stretch>
                  </pic:blipFill>
                  <pic:spPr bwMode="auto">
                    <a:xfrm>
                      <a:off x="0" y="0"/>
                      <a:ext cx="5760085" cy="3799205"/>
                    </a:xfrm>
                    <a:prstGeom prst="rect">
                      <a:avLst/>
                    </a:prstGeom>
                  </pic:spPr>
                </pic:pic>
              </a:graphicData>
            </a:graphic>
          </wp:inline>
        </w:drawing>
      </w:r>
    </w:p>
    <w:p>
      <w:pPr>
        <w:pStyle w:val="Normal"/>
        <w:rPr/>
      </w:pPr>
      <w:r>
        <w:rPr/>
        <w:t>The content of the clipboard can be pasted into any other application, which can accept text or tabular data. The table cells are separated by tabs. Therefore pasting into MS Excel or LibreOffice Calc will create an accessible tabular copy.</w:t>
      </w:r>
    </w:p>
    <w:p>
      <w:pPr>
        <w:pStyle w:val="Normal"/>
        <w:rPr/>
      </w:pPr>
      <w:r>
        <w:rPr/>
      </w:r>
    </w:p>
    <w:p>
      <w:pPr>
        <w:pStyle w:val="Normal"/>
        <w:rPr/>
      </w:pPr>
      <w:r>
        <w:rPr/>
      </w:r>
    </w:p>
    <w:p>
      <w:pPr>
        <w:pStyle w:val="Heading2"/>
        <w:numPr>
          <w:ilvl w:val="1"/>
          <w:numId w:val="2"/>
        </w:numPr>
        <w:rPr/>
      </w:pPr>
      <w:bookmarkStart w:id="59" w:name="_Toc48828146"/>
      <w:r>
        <w:rPr/>
        <w:t>Edit / Copy</w:t>
      </w:r>
      <w:bookmarkEnd w:id="59"/>
    </w:p>
    <w:p>
      <w:pPr>
        <w:pStyle w:val="Normal"/>
        <w:rPr/>
      </w:pPr>
      <w:r>
        <w:rPr/>
        <w:t>This menu item is activated if a cell in the table is clicked. Choosing it then copies the single record, which contains the selected cell.</w:t>
      </w:r>
    </w:p>
    <w:p>
      <w:pPr>
        <w:pStyle w:val="Normal"/>
        <w:rPr/>
      </w:pPr>
      <w:r>
        <w:rPr/>
      </w:r>
    </w:p>
    <w:p>
      <w:pPr>
        <w:pStyle w:val="Normal"/>
        <w:rPr/>
      </w:pPr>
      <w:r>
        <w:rPr/>
      </w:r>
    </w:p>
    <w:p>
      <w:pPr>
        <w:pStyle w:val="Heading2"/>
        <w:numPr>
          <w:ilvl w:val="1"/>
          <w:numId w:val="2"/>
        </w:numPr>
        <w:rPr/>
      </w:pPr>
      <w:bookmarkStart w:id="60" w:name="_Toc48828147"/>
      <w:r>
        <w:rPr/>
        <w:t>Edit / Export table ...</w:t>
      </w:r>
      <w:bookmarkEnd w:id="60"/>
    </w:p>
    <w:p>
      <w:pPr>
        <w:pStyle w:val="Normal"/>
        <w:rPr/>
      </w:pPr>
      <w:r>
        <w:rPr/>
        <w:t>Sometimes it is necessary to work on the whole table in a different application. For this purpose, any table can be exported as an HTML file which essentially only contains a table.</w:t>
      </w:r>
    </w:p>
    <w:p>
      <w:pPr>
        <w:pStyle w:val="Normal"/>
        <w:rPr/>
      </w:pPr>
      <w:r>
        <w:rPr/>
      </w:r>
    </w:p>
    <w:p>
      <w:pPr>
        <w:pStyle w:val="Normal"/>
        <w:rPr/>
      </w:pPr>
      <w:r>
        <w:rPr/>
        <w:t>The HTML format was chosen because it can be opened in MS Excel or LibreOffice Calc just like a CVS file. On the other hand, it does not have some of the weaknesses of a CVS file and it permits tables in tables for UDT values and links to external files for large object values (CLOB, BLOB, XML, ...).</w:t>
      </w:r>
    </w:p>
    <w:p>
      <w:pPr>
        <w:pStyle w:val="Normal"/>
        <w:rPr/>
      </w:pPr>
      <w:r>
        <w:rPr/>
      </w:r>
    </w:p>
    <w:p>
      <w:pPr>
        <w:pStyle w:val="Normal"/>
        <w:rPr/>
      </w:pPr>
      <w:r>
        <w:rPr/>
        <w:t>When this menu item is chosen, target HTML file must be specified using a file selector dialog. The large object files, however, are stored in a special LOBs folder which can be modified under </w:t>
      </w:r>
      <w:r>
        <w:rPr>
          <w:i/>
          <w:iCs/>
        </w:rPr>
        <w:t>Tools / Options ...</w:t>
      </w:r>
    </w:p>
    <w:p>
      <w:pPr>
        <w:pStyle w:val="Normal"/>
        <w:rPr/>
      </w:pPr>
      <w:r>
        <w:rPr/>
      </w:r>
    </w:p>
    <w:p>
      <w:pPr>
        <w:pStyle w:val="Normal"/>
        <w:rPr/>
      </w:pPr>
      <w:r>
        <w:rPr/>
      </w:r>
    </w:p>
    <w:p>
      <w:pPr>
        <w:pStyle w:val="Heading2"/>
        <w:numPr>
          <w:ilvl w:val="1"/>
          <w:numId w:val="2"/>
        </w:numPr>
        <w:rPr/>
      </w:pPr>
      <w:bookmarkStart w:id="61" w:name="_Toc48828148"/>
      <w:r>
        <w:rPr/>
        <w:t>Edit / Find in meta data ...</w:t>
      </w:r>
      <w:bookmarkEnd w:id="61"/>
    </w:p>
    <w:p>
      <w:pPr>
        <w:pStyle w:val="Normal"/>
        <w:rPr/>
      </w:pPr>
      <w:r>
        <w:rPr/>
        <w:t>If there are many tables and columns, it is often difficult to find a particular piece of metadata again. With the help of the function </w:t>
      </w:r>
      <w:r>
        <w:rPr>
          <w:i/>
          <w:iCs/>
        </w:rPr>
        <w:t>Find in metadata ...</w:t>
      </w:r>
      <w:r>
        <w:rPr/>
        <w:t> all metadata can be found that contain a piece of text.</w:t>
      </w:r>
    </w:p>
    <w:p>
      <w:pPr>
        <w:pStyle w:val="Normal"/>
        <w:rPr/>
      </w:pPr>
      <w:r>
        <w:rPr/>
      </w:r>
    </w:p>
    <w:p>
      <w:pPr>
        <w:pStyle w:val="Normal"/>
        <w:rPr/>
      </w:pPr>
      <w:r>
        <w:rPr/>
        <w:drawing>
          <wp:inline distT="0" distB="0" distL="0" distR="0">
            <wp:extent cx="5760085" cy="3811905"/>
            <wp:effectExtent l="0" t="0" r="0" b="0"/>
            <wp:docPr id="23" name="Grafi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8" descr=""/>
                    <pic:cNvPicPr>
                      <a:picLocks noChangeAspect="1" noChangeArrowheads="1"/>
                    </pic:cNvPicPr>
                  </pic:nvPicPr>
                  <pic:blipFill>
                    <a:blip r:embed="rId84"/>
                    <a:stretch>
                      <a:fillRect/>
                    </a:stretch>
                  </pic:blipFill>
                  <pic:spPr bwMode="auto">
                    <a:xfrm>
                      <a:off x="0" y="0"/>
                      <a:ext cx="5760085" cy="3811905"/>
                    </a:xfrm>
                    <a:prstGeom prst="rect">
                      <a:avLst/>
                    </a:prstGeom>
                  </pic:spPr>
                </pic:pic>
              </a:graphicData>
            </a:graphic>
          </wp:inline>
        </w:drawing>
      </w:r>
    </w:p>
    <w:p>
      <w:pPr>
        <w:pStyle w:val="Normal"/>
        <w:rPr/>
      </w:pPr>
      <w:r>
        <w:rPr/>
      </w:r>
    </w:p>
    <w:p>
      <w:pPr>
        <w:pStyle w:val="Normal"/>
        <w:rPr/>
      </w:pPr>
      <w:r>
        <w:rPr/>
      </w:r>
    </w:p>
    <w:p>
      <w:pPr>
        <w:pStyle w:val="Normal"/>
        <w:spacing w:lineRule="auto" w:line="240"/>
        <w:rPr>
          <w:i/>
          <w:i/>
          <w:iCs/>
        </w:rPr>
      </w:pPr>
      <w:r>
        <w:rPr>
          <w:i/>
          <w:iCs/>
        </w:rPr>
      </w:r>
      <w:r>
        <w:br w:type="page"/>
      </w:r>
    </w:p>
    <w:p>
      <w:pPr>
        <w:pStyle w:val="Heading2"/>
        <w:numPr>
          <w:ilvl w:val="1"/>
          <w:numId w:val="2"/>
        </w:numPr>
        <w:rPr/>
      </w:pPr>
      <w:bookmarkStart w:id="62" w:name="_Toc48828149"/>
      <w:r>
        <w:rPr/>
        <w:t>Edit / Find next in meta data</w:t>
      </w:r>
      <w:bookmarkEnd w:id="62"/>
    </w:p>
    <w:p>
      <w:pPr>
        <w:pStyle w:val="Normal"/>
        <w:rPr/>
      </w:pPr>
      <w:r>
        <w:rPr/>
        <w:t>Using </w:t>
      </w:r>
      <w:r>
        <w:rPr>
          <w:i/>
          <w:iCs/>
        </w:rPr>
        <w:t>Find next in metadata</w:t>
      </w:r>
      <w:r>
        <w:rPr/>
        <w:t> or </w:t>
      </w:r>
      <w:r>
        <w:rPr>
          <w:i/>
          <w:iCs/>
        </w:rPr>
        <w:t>Shift-F3</w:t>
      </w:r>
      <w:r>
        <w:rPr/>
        <w:t> all occurrences of the find string can be visited.</w:t>
      </w:r>
    </w:p>
    <w:p>
      <w:pPr>
        <w:pStyle w:val="Normal"/>
        <w:rPr/>
      </w:pPr>
      <w:r>
        <w:rPr/>
      </w:r>
    </w:p>
    <w:p>
      <w:pPr>
        <w:pStyle w:val="Normal"/>
        <w:rPr/>
      </w:pPr>
      <w:r>
        <w:rPr/>
        <w:drawing>
          <wp:inline distT="0" distB="0" distL="0" distR="0">
            <wp:extent cx="5760085" cy="3836035"/>
            <wp:effectExtent l="0" t="0" r="0" b="0"/>
            <wp:docPr id="24" name="Grafik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9" descr=""/>
                    <pic:cNvPicPr>
                      <a:picLocks noChangeAspect="1" noChangeArrowheads="1"/>
                    </pic:cNvPicPr>
                  </pic:nvPicPr>
                  <pic:blipFill>
                    <a:blip r:embed="rId85"/>
                    <a:stretch>
                      <a:fillRect/>
                    </a:stretch>
                  </pic:blipFill>
                  <pic:spPr bwMode="auto">
                    <a:xfrm>
                      <a:off x="0" y="0"/>
                      <a:ext cx="5760085" cy="3836035"/>
                    </a:xfrm>
                    <a:prstGeom prst="rect">
                      <a:avLst/>
                    </a:prstGeom>
                  </pic:spPr>
                </pic:pic>
              </a:graphicData>
            </a:graphic>
          </wp:inline>
        </w:drawing>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63" w:name="_Toc48828150"/>
      <w:r>
        <w:rPr/>
        <w:t>Edit / Search in primary data...</w:t>
      </w:r>
      <w:bookmarkEnd w:id="63"/>
    </w:p>
    <w:p>
      <w:pPr>
        <w:pStyle w:val="Normal"/>
        <w:rPr/>
      </w:pPr>
      <w:r>
        <w:rPr/>
        <w:t>Similarly, it is sometimes desirable to search primary data tables for a particular string.</w:t>
      </w:r>
    </w:p>
    <w:p>
      <w:pPr>
        <w:pStyle w:val="Normal"/>
        <w:rPr/>
      </w:pPr>
      <w:r>
        <w:rPr/>
      </w:r>
    </w:p>
    <w:p>
      <w:pPr>
        <w:pStyle w:val="Normal"/>
        <w:rPr/>
      </w:pPr>
      <w:r>
        <w:rPr/>
        <w:drawing>
          <wp:inline distT="0" distB="0" distL="0" distR="0">
            <wp:extent cx="4438650" cy="6477000"/>
            <wp:effectExtent l="0" t="0" r="0" b="0"/>
            <wp:docPr id="25"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30" descr=""/>
                    <pic:cNvPicPr>
                      <a:picLocks noChangeAspect="1" noChangeArrowheads="1"/>
                    </pic:cNvPicPr>
                  </pic:nvPicPr>
                  <pic:blipFill>
                    <a:blip r:embed="rId86"/>
                    <a:stretch>
                      <a:fillRect/>
                    </a:stretch>
                  </pic:blipFill>
                  <pic:spPr bwMode="auto">
                    <a:xfrm>
                      <a:off x="0" y="0"/>
                      <a:ext cx="4438650" cy="6477000"/>
                    </a:xfrm>
                    <a:prstGeom prst="rect">
                      <a:avLst/>
                    </a:prstGeom>
                  </pic:spPr>
                </pic:pic>
              </a:graphicData>
            </a:graphic>
          </wp:inline>
        </w:drawing>
      </w:r>
    </w:p>
    <w:p>
      <w:pPr>
        <w:pStyle w:val="Normal"/>
        <w:rPr/>
      </w:pPr>
      <w:r>
        <w:rPr/>
      </w:r>
    </w:p>
    <w:p>
      <w:pPr>
        <w:pStyle w:val="Normal"/>
        <w:rPr/>
      </w:pPr>
      <w:r>
        <w:rPr/>
        <w:t>The dialog for entering the string is more complex. The search is limited to simple columns. A subset of simple columns to be searched can be selected. The search executed is a simple text search (numbers and dates are treated like the texts that are displayed in the table). Also the search proceeds sequentially and may take some time for a large table. In order to search faster or for data in objects of large or complex types (CLOB, BLOB, XML, UDT, ARRAY, ...), it is preferable to upload the database to a DBMS and use SQL for the search.</w:t>
      </w:r>
    </w:p>
    <w:p>
      <w:pPr>
        <w:pStyle w:val="Normal"/>
        <w:rPr/>
      </w:pPr>
      <w:r>
        <w:rPr/>
      </w:r>
    </w:p>
    <w:p>
      <w:pPr>
        <w:pStyle w:val="Normal"/>
        <w:rPr/>
      </w:pPr>
      <w:r>
        <w:rPr/>
      </w:r>
    </w:p>
    <w:p>
      <w:pPr>
        <w:pStyle w:val="Normal"/>
        <w:rPr/>
      </w:pPr>
      <w:r>
        <w:rPr/>
      </w:r>
    </w:p>
    <w:p>
      <w:pPr>
        <w:pStyle w:val="Heading2"/>
        <w:numPr>
          <w:ilvl w:val="1"/>
          <w:numId w:val="2"/>
        </w:numPr>
        <w:rPr/>
      </w:pPr>
      <w:bookmarkStart w:id="64" w:name="_Toc48828151"/>
      <w:r>
        <w:rPr/>
        <w:t>Edit / Search next in primary data</w:t>
      </w:r>
      <w:bookmarkEnd w:id="64"/>
    </w:p>
    <w:p>
      <w:pPr>
        <w:pStyle w:val="Normal"/>
        <w:rPr/>
      </w:pPr>
      <w:r>
        <w:rPr/>
        <w:t>Choosing </w:t>
      </w:r>
      <w:r>
        <w:rPr>
          <w:i/>
          <w:iCs/>
        </w:rPr>
        <w:t>Search next in primary data</w:t>
      </w:r>
      <w:r>
        <w:rPr/>
        <w:t> or pressing F3 locates the next occurrence of the entered string.</w:t>
      </w:r>
    </w:p>
    <w:p>
      <w:pPr>
        <w:pStyle w:val="Normal"/>
        <w:rPr/>
      </w:pPr>
      <w:r>
        <w:rPr/>
        <w:drawing>
          <wp:inline distT="0" distB="0" distL="0" distR="0">
            <wp:extent cx="5760085" cy="3810000"/>
            <wp:effectExtent l="0" t="0" r="0" b="0"/>
            <wp:docPr id="26" name="Grafik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31" descr=""/>
                    <pic:cNvPicPr>
                      <a:picLocks noChangeAspect="1" noChangeArrowheads="1"/>
                    </pic:cNvPicPr>
                  </pic:nvPicPr>
                  <pic:blipFill>
                    <a:blip r:embed="rId87"/>
                    <a:stretch>
                      <a:fillRect/>
                    </a:stretch>
                  </pic:blipFill>
                  <pic:spPr bwMode="auto">
                    <a:xfrm>
                      <a:off x="0" y="0"/>
                      <a:ext cx="5760085" cy="3810000"/>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65" w:name="_Toc48828152"/>
      <w:r>
        <w:rPr/>
        <w:t>Tools / Install ...</w:t>
      </w:r>
      <w:bookmarkEnd w:id="65"/>
    </w:p>
    <w:p>
      <w:pPr>
        <w:pStyle w:val="Normal"/>
        <w:rPr/>
      </w:pPr>
      <w:r>
        <w:rPr/>
        <w:t>As has been mentioned in the chapter </w:t>
      </w:r>
      <w:hyperlink r:id="rId88" w:tgtFrame="_blank">
        <w:r>
          <w:rPr/>
          <w:t>Installation</w:t>
        </w:r>
      </w:hyperlink>
      <w:r>
        <w:rPr/>
        <w:t> </w:t>
      </w:r>
      <w:r>
        <w:rPr>
          <w:i/>
          <w:iCs/>
        </w:rPr>
        <w:t>SIARD Suite</w:t>
      </w:r>
      <w:r>
        <w:rPr/>
        <w:t> can be installed anytime provided no installed version exists or the installed version has a lower version number.</w:t>
      </w:r>
    </w:p>
    <w:p>
      <w:pPr>
        <w:pStyle w:val="Normal"/>
        <w:rPr/>
      </w:pPr>
      <w:r>
        <w:rPr/>
      </w:r>
    </w:p>
    <w:p>
      <w:pPr>
        <w:pStyle w:val="Normal"/>
        <w:rPr/>
      </w:pPr>
      <w:r>
        <w:rPr/>
      </w:r>
    </w:p>
    <w:p>
      <w:pPr>
        <w:pStyle w:val="Heading2"/>
        <w:numPr>
          <w:ilvl w:val="1"/>
          <w:numId w:val="2"/>
        </w:numPr>
        <w:rPr/>
      </w:pPr>
      <w:bookmarkStart w:id="66" w:name="_Toc48828153"/>
      <w:r>
        <w:rPr/>
        <w:t>Tools / Uninstall</w:t>
      </w:r>
      <w:bookmarkEnd w:id="66"/>
    </w:p>
    <w:p>
      <w:pPr>
        <w:pStyle w:val="Normal"/>
        <w:rPr/>
      </w:pPr>
      <w:r>
        <w:rPr/>
        <w:t>An installation of </w:t>
      </w:r>
      <w:r>
        <w:rPr>
          <w:i/>
          <w:iCs/>
        </w:rPr>
        <w:t>SIARD Suite</w:t>
      </w:r>
      <w:r>
        <w:rPr/>
        <w:t> can be removed by choosing this menu item. Before proceeding the user is asked whether the personal preferences should also be removed or be kept for later installations of </w:t>
      </w:r>
      <w:r>
        <w:rPr>
          <w:i/>
          <w:iCs/>
        </w:rPr>
        <w:t>SIARD Suite</w:t>
      </w:r>
      <w:r>
        <w:rPr/>
        <w:t>.</w:t>
      </w:r>
    </w:p>
    <w:p>
      <w:pPr>
        <w:pStyle w:val="Normal"/>
        <w:rPr/>
      </w:pPr>
      <w:r>
        <w:rPr/>
      </w:r>
    </w:p>
    <w:p>
      <w:pPr>
        <w:pStyle w:val="Normal"/>
        <w:rPr/>
      </w:pPr>
      <w:r>
        <w:rPr/>
      </w:r>
    </w:p>
    <w:p>
      <w:pPr>
        <w:pStyle w:val="Heading2"/>
        <w:numPr>
          <w:ilvl w:val="1"/>
          <w:numId w:val="2"/>
        </w:numPr>
        <w:rPr/>
      </w:pPr>
      <w:bookmarkStart w:id="67" w:name="_Toc48828154"/>
      <w:r>
        <w:rPr/>
        <w:t>Tools / Language</w:t>
      </w:r>
      <w:bookmarkEnd w:id="67"/>
    </w:p>
    <w:p>
      <w:pPr>
        <w:pStyle w:val="Normal"/>
        <w:rPr/>
      </w:pPr>
      <w:r>
        <w:rPr/>
        <w:t>Any of the supported user interface languages can be chosen here.</w:t>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68" w:name="_Toc48828155"/>
      <w:r>
        <w:rPr/>
        <w:t>Tools / Check integrity</w:t>
      </w:r>
      <w:bookmarkEnd w:id="68"/>
    </w:p>
    <w:p>
      <w:pPr>
        <w:pStyle w:val="Normal"/>
        <w:rPr/>
      </w:pPr>
      <w:r>
        <w:rPr/>
        <w:t xml:space="preserve">If the </w:t>
      </w:r>
      <w:r>
        <w:rPr>
          <w:i/>
        </w:rPr>
        <w:t>SIARD archive</w:t>
      </w:r>
      <w:r>
        <w:rPr/>
        <w:t xml:space="preserve"> contains a message digest over the primary data, this is recomputed and compared to the value stored.</w:t>
      </w:r>
    </w:p>
    <w:p>
      <w:pPr>
        <w:pStyle w:val="Normal"/>
        <w:rPr/>
      </w:pPr>
      <w:r>
        <w:rPr/>
      </w:r>
    </w:p>
    <w:p>
      <w:pPr>
        <w:pStyle w:val="Normal"/>
        <w:rPr/>
      </w:pPr>
      <w:r>
        <w:rPr>
          <w:i/>
          <w:iCs/>
        </w:rPr>
        <w:t>SIARD Suite</w:t>
      </w:r>
      <w:r>
        <w:rPr/>
        <w:t xml:space="preserve"> computes and stores the message digest in the metadata immediately after the first download. If the </w:t>
      </w:r>
      <w:r>
        <w:rPr>
          <w:i/>
        </w:rPr>
        <w:t>SIARD file</w:t>
      </w:r>
      <w:r>
        <w:rPr/>
        <w:t xml:space="preserve"> was unzipped and some data was changed and the data then re-zipped the integrity check will fail.</w:t>
      </w:r>
    </w:p>
    <w:p>
      <w:pPr>
        <w:pStyle w:val="Normal"/>
        <w:rPr/>
      </w:pPr>
      <w:r>
        <w:rPr/>
      </w:r>
    </w:p>
    <w:p>
      <w:pPr>
        <w:pStyle w:val="Normal"/>
        <w:rPr/>
      </w:pPr>
      <w:r>
        <w:rPr/>
        <w:t>However, it is quite easy to compute a message digest over the primary data and stick it the metadata. Thus, the integrity check at best proves that changes were not made </w:t>
      </w:r>
      <w:r>
        <w:rPr>
          <w:i/>
          <w:iCs/>
        </w:rPr>
        <w:t>manually</w:t>
      </w:r>
      <w:r>
        <w:rPr/>
        <w:t> but rather using some program.</w:t>
      </w:r>
    </w:p>
    <w:p>
      <w:pPr>
        <w:pStyle w:val="Normal"/>
        <w:rPr/>
      </w:pPr>
      <w:r>
        <w:rPr/>
      </w:r>
    </w:p>
    <w:p>
      <w:pPr>
        <w:pStyle w:val="Normal"/>
        <w:rPr/>
      </w:pPr>
      <w:r>
        <w:rPr/>
        <w:t>A better approach is to store all message digests generated at the time of download in a separate tightly managed database. Then the message digest in the metadata is first compared to the message digest in the external database. Only if it is unchanged, the integrity check can here be considered proof, that the primary data was not changed after the download.</w:t>
      </w:r>
    </w:p>
    <w:p>
      <w:pPr>
        <w:pStyle w:val="Normal"/>
        <w:rPr/>
      </w:pPr>
      <w:r>
        <w:rPr/>
      </w:r>
    </w:p>
    <w:p>
      <w:pPr>
        <w:pStyle w:val="Normal"/>
        <w:rPr/>
      </w:pPr>
      <w:r>
        <w:rPr/>
      </w:r>
    </w:p>
    <w:p>
      <w:pPr>
        <w:pStyle w:val="Heading2"/>
        <w:numPr>
          <w:ilvl w:val="1"/>
          <w:numId w:val="2"/>
        </w:numPr>
        <w:rPr/>
      </w:pPr>
      <w:bookmarkStart w:id="69" w:name="_Toc48828156"/>
      <w:r>
        <w:rPr/>
        <w:t>Tools / Options ...</w:t>
      </w:r>
      <w:bookmarkEnd w:id="69"/>
    </w:p>
    <w:p>
      <w:pPr>
        <w:pStyle w:val="Normal"/>
        <w:rPr/>
      </w:pPr>
      <w:r>
        <w:rPr/>
        <w:t>The options dialog permits changing some values, which will be stored as personal configuration values. Only if these values are changed in an installed instance of </w:t>
      </w:r>
      <w:r>
        <w:rPr>
          <w:i/>
          <w:iCs/>
        </w:rPr>
        <w:t>SIARD Suite</w:t>
      </w:r>
      <w:r>
        <w:rPr/>
        <w:t> will they be stored to the personal preferences when the program terminates. Otherwise, changes are only valid until the end of the session.</w:t>
      </w:r>
    </w:p>
    <w:p>
      <w:pPr>
        <w:pStyle w:val="Normal"/>
        <w:rPr/>
      </w:pPr>
      <w:r>
        <w:rPr/>
      </w:r>
    </w:p>
    <w:p>
      <w:pPr>
        <w:pStyle w:val="Normal"/>
        <w:rPr/>
      </w:pPr>
      <w:r>
        <w:rPr/>
        <w:drawing>
          <wp:inline distT="0" distB="0" distL="0" distR="0">
            <wp:extent cx="4080510" cy="4800600"/>
            <wp:effectExtent l="0" t="0" r="0" b="0"/>
            <wp:docPr id="27"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2" descr=""/>
                    <pic:cNvPicPr>
                      <a:picLocks noChangeAspect="1" noChangeArrowheads="1"/>
                    </pic:cNvPicPr>
                  </pic:nvPicPr>
                  <pic:blipFill>
                    <a:blip r:embed="rId89"/>
                    <a:stretch>
                      <a:fillRect/>
                    </a:stretch>
                  </pic:blipFill>
                  <pic:spPr bwMode="auto">
                    <a:xfrm>
                      <a:off x="0" y="0"/>
                      <a:ext cx="4080510" cy="4800600"/>
                    </a:xfrm>
                    <a:prstGeom prst="rect">
                      <a:avLst/>
                    </a:prstGeom>
                  </pic:spPr>
                </pic:pic>
              </a:graphicData>
            </a:graphic>
          </wp:inline>
        </w:drawing>
      </w:r>
    </w:p>
    <w:p>
      <w:pPr>
        <w:pStyle w:val="Normal"/>
        <w:rPr/>
      </w:pPr>
      <w:r>
        <w:rPr/>
      </w:r>
    </w:p>
    <w:p>
      <w:pPr>
        <w:pStyle w:val="Heading2"/>
        <w:numPr>
          <w:ilvl w:val="1"/>
          <w:numId w:val="2"/>
        </w:numPr>
        <w:rPr/>
      </w:pPr>
      <w:bookmarkStart w:id="70" w:name="_Toc48828157"/>
      <w:r>
        <w:rPr/>
        <w:t>? / Help</w:t>
      </w:r>
      <w:bookmarkEnd w:id="70"/>
    </w:p>
    <w:p>
      <w:pPr>
        <w:pStyle w:val="Normal"/>
        <w:rPr/>
      </w:pPr>
      <w:r>
        <w:rPr/>
        <w:t>This menu item displays this manual.</w:t>
      </w:r>
    </w:p>
    <w:p>
      <w:pPr>
        <w:pStyle w:val="Normal"/>
        <w:rPr/>
      </w:pPr>
      <w:r>
        <w:rPr/>
      </w:r>
    </w:p>
    <w:p>
      <w:pPr>
        <w:pStyle w:val="Normal"/>
        <w:rPr/>
      </w:pPr>
      <w:r>
        <w:rPr/>
      </w:r>
    </w:p>
    <w:p>
      <w:pPr>
        <w:pStyle w:val="Heading2"/>
        <w:numPr>
          <w:ilvl w:val="1"/>
          <w:numId w:val="2"/>
        </w:numPr>
        <w:rPr/>
      </w:pPr>
      <w:bookmarkStart w:id="71" w:name="_Toc48828158"/>
      <w:r>
        <w:rPr/>
        <w:t>? / Info</w:t>
      </w:r>
      <w:bookmarkEnd w:id="71"/>
    </w:p>
    <w:p>
      <w:pPr>
        <w:pStyle w:val="Normal"/>
        <w:rPr/>
      </w:pPr>
      <w:r>
        <w:rPr/>
        <w:t>This menu item displays the copyright notice</w:t>
      </w:r>
      <w:del w:id="108" w:author="Jan Walker" w:date="2022-08-16T17:59:59Z">
        <w:r>
          <w:rPr/>
          <w:commentReference w:id="3"/>
        </w:r>
      </w:del>
      <w:r>
        <w:rPr/>
        <w:t xml:space="preserve"> for </w:t>
      </w:r>
      <w:r>
        <w:rPr>
          <w:i/>
          <w:iCs/>
        </w:rPr>
        <w:t>SIARD Suite.</w:t>
      </w:r>
    </w:p>
    <w:p>
      <w:pPr>
        <w:pStyle w:val="Normal"/>
        <w:rPr/>
      </w:pPr>
      <w:r>
        <w:rPr/>
      </w:r>
    </w:p>
    <w:p>
      <w:pPr>
        <w:pStyle w:val="Normal"/>
        <w:rPr/>
      </w:pPr>
      <w:r>
        <w:rPr/>
        <w:drawing>
          <wp:inline distT="0" distB="0" distL="0" distR="0">
            <wp:extent cx="4752975" cy="3971925"/>
            <wp:effectExtent l="0" t="0" r="0" b="0"/>
            <wp:docPr id="28" name="Grafik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33" descr=""/>
                    <pic:cNvPicPr>
                      <a:picLocks noChangeAspect="1" noChangeArrowheads="1"/>
                    </pic:cNvPicPr>
                  </pic:nvPicPr>
                  <pic:blipFill>
                    <a:blip r:embed="rId90"/>
                    <a:stretch>
                      <a:fillRect/>
                    </a:stretch>
                  </pic:blipFill>
                  <pic:spPr bwMode="auto">
                    <a:xfrm>
                      <a:off x="0" y="0"/>
                      <a:ext cx="4752975" cy="39719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rPr>
          <w:rFonts w:cs="Arial"/>
          <w:b/>
          <w:b/>
          <w:bCs/>
          <w:kern w:val="2"/>
          <w:sz w:val="32"/>
          <w:szCs w:val="32"/>
        </w:rPr>
      </w:pPr>
      <w:r>
        <w:rPr>
          <w:rFonts w:cs="Arial"/>
          <w:b/>
          <w:bCs/>
          <w:kern w:val="2"/>
          <w:sz w:val="32"/>
          <w:szCs w:val="32"/>
        </w:rPr>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72" w:name="_Toc48217491"/>
      <w:bookmarkStart w:id="73" w:name="_Toc48828159"/>
      <w:r>
        <w:rPr/>
        <w:t>External LOBs</w:t>
      </w:r>
      <w:bookmarkEnd w:id="72"/>
      <w:bookmarkEnd w:id="73"/>
    </w:p>
    <w:p>
      <w:pPr>
        <w:pStyle w:val="Normal"/>
        <w:rPr/>
      </w:pPr>
      <w:r>
        <w:rPr/>
      </w:r>
    </w:p>
    <w:p>
      <w:pPr>
        <w:pStyle w:val="Normal"/>
        <w:rPr/>
      </w:pPr>
      <w:r>
        <w:rPr/>
        <w:t xml:space="preserve">The standard of the </w:t>
      </w:r>
      <w:r>
        <w:rPr>
          <w:i/>
        </w:rPr>
        <w:t>SIARD Format 2.</w:t>
      </w:r>
      <w:del w:id="109" w:author="Jan Walker" w:date="2022-07-04T14:47:10Z">
        <w:r>
          <w:rPr>
            <w:i/>
          </w:rPr>
          <w:delText>1</w:delText>
        </w:r>
      </w:del>
      <w:ins w:id="110" w:author="Jan Walker" w:date="2022-07-04T14:47:10Z">
        <w:r>
          <w:rPr>
            <w:i/>
            <w:sz w:val="22"/>
            <w:lang w:val="en-GB"/>
          </w:rPr>
          <w:t>2</w:t>
        </w:r>
      </w:ins>
      <w:r>
        <w:rPr/>
        <w:t xml:space="preserve"> states</w:t>
      </w:r>
      <w:del w:id="111" w:author="Jan Walker" w:date="2022-07-04T14:47:22Z">
        <w:r>
          <w:rPr/>
          <w:delText>,</w:delText>
        </w:r>
      </w:del>
      <w:r>
        <w:rPr/>
        <w:t xml:space="preserve"> that large objects (LOBs) of a database may be stored in the external file system instead of inside the </w:t>
      </w:r>
      <w:r>
        <w:rPr>
          <w:i/>
        </w:rPr>
        <w:t>SIARD archive</w:t>
      </w:r>
      <w:r>
        <w:rPr/>
        <w:t xml:space="preserve">. The storage location must be specified in the metadata of the </w:t>
      </w:r>
      <w:r>
        <w:rPr>
          <w:i/>
        </w:rPr>
        <w:t>SIARD archive</w:t>
      </w:r>
      <w:r>
        <w:rPr/>
        <w:t>.</w:t>
      </w:r>
    </w:p>
    <w:p>
      <w:pPr>
        <w:pStyle w:val="Normal"/>
        <w:rPr/>
      </w:pPr>
      <w:r>
        <w:rPr/>
      </w:r>
    </w:p>
    <w:p>
      <w:pPr>
        <w:pStyle w:val="Normal"/>
        <w:rPr/>
      </w:pPr>
      <w:r>
        <w:rPr/>
        <w:t>If some LOBs are to be stored externally, the corresponding LOB columns must first be associated with suitable external storage locations. Afterwards the database can be downloaded.</w:t>
      </w:r>
    </w:p>
    <w:p>
      <w:pPr>
        <w:pStyle w:val="Normal"/>
        <w:rPr/>
      </w:pPr>
      <w:r>
        <w:rPr/>
      </w:r>
    </w:p>
    <w:p>
      <w:pPr>
        <w:pStyle w:val="Normal"/>
        <w:rPr/>
      </w:pPr>
      <w:r>
        <w:rPr/>
      </w:r>
    </w:p>
    <w:p>
      <w:pPr>
        <w:pStyle w:val="Heading2"/>
        <w:numPr>
          <w:ilvl w:val="1"/>
          <w:numId w:val="2"/>
        </w:numPr>
        <w:rPr/>
      </w:pPr>
      <w:bookmarkStart w:id="74" w:name="_Toc48828160"/>
      <w:r>
        <w:rPr/>
        <w:t>Download only Metadata</w:t>
      </w:r>
      <w:bookmarkEnd w:id="74"/>
    </w:p>
    <w:p>
      <w:pPr>
        <w:pStyle w:val="Normal"/>
        <w:rPr/>
      </w:pPr>
      <w:r>
        <w:rPr/>
        <w:t>In order to associate storage locations with database columns, the metadata of a database must be downloaded first.</w:t>
      </w:r>
    </w:p>
    <w:p>
      <w:pPr>
        <w:pStyle w:val="Normal"/>
        <w:rPr/>
      </w:pPr>
      <w:r>
        <w:rPr/>
      </w:r>
    </w:p>
    <w:p>
      <w:pPr>
        <w:pStyle w:val="Normal"/>
        <w:rPr/>
      </w:pPr>
      <w:r>
        <w:rPr/>
        <w:drawing>
          <wp:inline distT="0" distB="0" distL="0" distR="0">
            <wp:extent cx="5760085" cy="2815590"/>
            <wp:effectExtent l="0" t="0" r="0" b="0"/>
            <wp:docPr id="29" name="Grafik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34" descr=""/>
                    <pic:cNvPicPr>
                      <a:picLocks noChangeAspect="1" noChangeArrowheads="1"/>
                    </pic:cNvPicPr>
                  </pic:nvPicPr>
                  <pic:blipFill>
                    <a:blip r:embed="rId91"/>
                    <a:stretch>
                      <a:fillRect/>
                    </a:stretch>
                  </pic:blipFill>
                  <pic:spPr bwMode="auto">
                    <a:xfrm>
                      <a:off x="0" y="0"/>
                      <a:ext cx="5760085" cy="2815590"/>
                    </a:xfrm>
                    <a:prstGeom prst="rect">
                      <a:avLst/>
                    </a:prstGeom>
                  </pic:spPr>
                </pic:pic>
              </a:graphicData>
            </a:graphic>
          </wp:inline>
        </w:drawing>
      </w:r>
    </w:p>
    <w:p>
      <w:pPr>
        <w:pStyle w:val="Normal"/>
        <w:rPr/>
      </w:pPr>
      <w:r>
        <w:rPr/>
      </w:r>
    </w:p>
    <w:p>
      <w:pPr>
        <w:pStyle w:val="Normal"/>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75" w:name="_Toc48828161"/>
      <w:r>
        <w:rPr/>
        <w:t>Specify External Storage Locations</w:t>
      </w:r>
      <w:bookmarkEnd w:id="75"/>
    </w:p>
    <w:p>
      <w:pPr>
        <w:pStyle w:val="Normal"/>
        <w:rPr/>
      </w:pPr>
      <w:r>
        <w:rPr/>
        <w:t>The metadata fields "LOB Folder" and "MIME Type" can now be entered.</w:t>
      </w:r>
    </w:p>
    <w:p>
      <w:pPr>
        <w:pStyle w:val="Normal"/>
        <w:rPr/>
      </w:pPr>
      <w:r>
        <w:rPr/>
      </w:r>
    </w:p>
    <w:p>
      <w:pPr>
        <w:pStyle w:val="Normal"/>
        <w:rPr/>
      </w:pPr>
      <w:r>
        <w:rPr/>
        <w:t xml:space="preserve">The storage location of a LOB column may be specified as an absolute </w:t>
      </w:r>
      <w:r>
        <w:rPr>
          <w:i/>
        </w:rPr>
        <w:t>file:</w:t>
      </w:r>
      <w:r>
        <w:rPr/>
        <w:t>-URI. However, it is recommended</w:t>
      </w:r>
      <w:del w:id="112" w:author="Jan Walker" w:date="2022-07-05T17:18:38Z">
        <w:r>
          <w:rPr/>
          <w:delText>,</w:delText>
        </w:r>
      </w:del>
      <w:r>
        <w:rPr/>
        <w:t xml:space="preserve"> to specify all LOB storage locations relative to a global URI in the global section of the </w:t>
      </w:r>
      <w:r>
        <w:rPr>
          <w:i/>
        </w:rPr>
        <w:t>SIARD</w:t>
      </w:r>
      <w:r>
        <w:rPr/>
        <w:t xml:space="preserve"> metadata. In addition, it makes sense to specify the global metadata for database name etc. at the same time:</w:t>
      </w:r>
    </w:p>
    <w:p>
      <w:pPr>
        <w:pStyle w:val="Normal"/>
        <w:rPr/>
      </w:pPr>
      <w:r>
        <w:rPr/>
      </w:r>
    </w:p>
    <w:p>
      <w:pPr>
        <w:pStyle w:val="Normal"/>
        <w:rPr/>
      </w:pPr>
      <w:r>
        <w:rPr/>
        <w:drawing>
          <wp:inline distT="0" distB="0" distL="0" distR="0">
            <wp:extent cx="5760085" cy="4545965"/>
            <wp:effectExtent l="0" t="0" r="0" b="0"/>
            <wp:docPr id="30" name="Grafik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5" descr=""/>
                    <pic:cNvPicPr>
                      <a:picLocks noChangeAspect="1" noChangeArrowheads="1"/>
                    </pic:cNvPicPr>
                  </pic:nvPicPr>
                  <pic:blipFill>
                    <a:blip r:embed="rId92"/>
                    <a:stretch>
                      <a:fillRect/>
                    </a:stretch>
                  </pic:blipFill>
                  <pic:spPr bwMode="auto">
                    <a:xfrm>
                      <a:off x="0" y="0"/>
                      <a:ext cx="5760085" cy="4545965"/>
                    </a:xfrm>
                    <a:prstGeom prst="rect">
                      <a:avLst/>
                    </a:prstGeom>
                  </pic:spPr>
                </pic:pic>
              </a:graphicData>
            </a:graphic>
          </wp:inline>
        </w:drawing>
      </w:r>
    </w:p>
    <w:p>
      <w:pPr>
        <w:pStyle w:val="Normal"/>
        <w:spacing w:lineRule="auto" w:line="240"/>
        <w:rPr>
          <w:i/>
          <w:i/>
          <w:iCs/>
        </w:rPr>
      </w:pPr>
      <w:r>
        <w:rPr>
          <w:i/>
          <w:iCs/>
        </w:rPr>
        <w:t>N.B.: All LOB Folder locations must end with a slash indicating</w:t>
      </w:r>
      <w:del w:id="113" w:author="Jan Walker" w:date="2022-07-05T17:21:08Z">
        <w:r>
          <w:rPr>
            <w:i/>
            <w:iCs/>
          </w:rPr>
          <w:delText>,</w:delText>
        </w:r>
      </w:del>
      <w:r>
        <w:rPr>
          <w:i/>
          <w:iCs/>
        </w:rPr>
        <w:t xml:space="preserve"> that they refer to existing directories in the file system.</w:t>
      </w:r>
    </w:p>
    <w:p>
      <w:pPr>
        <w:pStyle w:val="Normal"/>
        <w:rPr/>
      </w:pPr>
      <w:r>
        <w:rPr/>
      </w:r>
    </w:p>
    <w:p>
      <w:pPr>
        <w:pStyle w:val="Normal"/>
        <w:rPr/>
      </w:pPr>
      <w:r>
        <w:rPr/>
        <w:t>The global external storage location may be specified as an absolute </w:t>
      </w:r>
      <w:r>
        <w:rPr>
          <w:i/>
          <w:iCs/>
        </w:rPr>
        <w:t>file:</w:t>
      </w:r>
      <w:r>
        <w:rPr/>
        <w:t xml:space="preserve">-URI. However, that would prevent moving the </w:t>
      </w:r>
      <w:r>
        <w:rPr>
          <w:i/>
        </w:rPr>
        <w:t>SIARD archive</w:t>
      </w:r>
      <w:r>
        <w:rPr/>
        <w:t xml:space="preserve"> together with its external LOBs to a different location. Therefore</w:t>
      </w:r>
      <w:ins w:id="114" w:author="Jan Walker" w:date="2022-07-05T17:21:45Z">
        <w:r>
          <w:rPr/>
          <w:t>,</w:t>
        </w:r>
      </w:ins>
      <w:r>
        <w:rPr/>
        <w:t xml:space="preserve"> it is recommended</w:t>
      </w:r>
      <w:del w:id="115" w:author="Jan Walker" w:date="2022-07-05T17:21:30Z">
        <w:r>
          <w:rPr/>
          <w:delText>,</w:delText>
        </w:r>
      </w:del>
      <w:r>
        <w:rPr/>
        <w:t xml:space="preserve"> to specify the external storage location relative to the directory where the </w:t>
      </w:r>
      <w:r>
        <w:rPr>
          <w:i/>
        </w:rPr>
        <w:t>SIARD archive</w:t>
      </w:r>
      <w:r>
        <w:rPr/>
        <w:t xml:space="preserve"> resides, which is indicated by "../". In the example the global storage location is given as "../lobs/". Therefore, all external LOBs will be stored in locations relative to the folder </w:t>
      </w:r>
      <w:r>
        <w:rPr>
          <w:i/>
          <w:iCs/>
        </w:rPr>
        <w:t>lobs</w:t>
      </w:r>
      <w:r>
        <w:rPr/>
        <w:t> in the directory</w:t>
      </w:r>
      <w:del w:id="116" w:author="Jan Walker" w:date="2022-07-05T17:22:09Z">
        <w:r>
          <w:rPr/>
          <w:delText>,</w:delText>
        </w:r>
      </w:del>
      <w:r>
        <w:rPr/>
        <w:t xml:space="preserve"> where the </w:t>
      </w:r>
      <w:r>
        <w:rPr>
          <w:i/>
        </w:rPr>
        <w:t>SIARD archive</w:t>
      </w:r>
      <w:r>
        <w:rPr/>
        <w:t xml:space="preserve"> is stored.</w:t>
      </w:r>
    </w:p>
    <w:p>
      <w:pPr>
        <w:pStyle w:val="Normal"/>
        <w:rPr/>
      </w:pPr>
      <w:r>
        <w:rPr/>
      </w:r>
    </w:p>
    <w:p>
      <w:pPr>
        <w:pStyle w:val="Normal"/>
        <w:spacing w:lineRule="auto" w:line="240"/>
        <w:rPr/>
      </w:pPr>
      <w:r>
        <w:rPr/>
      </w:r>
      <w:r>
        <w:br w:type="page"/>
      </w:r>
    </w:p>
    <w:p>
      <w:pPr>
        <w:pStyle w:val="Normal"/>
        <w:rPr/>
      </w:pPr>
      <w:r>
        <w:rPr/>
        <w:t>The storage location of a specific LOB column is then specified relative to the global external storage location:</w:t>
      </w:r>
    </w:p>
    <w:p>
      <w:pPr>
        <w:pStyle w:val="Normal"/>
        <w:rPr/>
      </w:pPr>
      <w:r>
        <w:rPr/>
      </w:r>
    </w:p>
    <w:p>
      <w:pPr>
        <w:pStyle w:val="Normal"/>
        <w:rPr/>
      </w:pPr>
      <w:r>
        <w:rPr/>
        <w:drawing>
          <wp:inline distT="0" distB="0" distL="0" distR="0">
            <wp:extent cx="5760085" cy="3709670"/>
            <wp:effectExtent l="0" t="0" r="0" b="0"/>
            <wp:docPr id="31" name="Grafik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6" descr=""/>
                    <pic:cNvPicPr>
                      <a:picLocks noChangeAspect="1" noChangeArrowheads="1"/>
                    </pic:cNvPicPr>
                  </pic:nvPicPr>
                  <pic:blipFill>
                    <a:blip r:embed="rId93"/>
                    <a:stretch>
                      <a:fillRect/>
                    </a:stretch>
                  </pic:blipFill>
                  <pic:spPr bwMode="auto">
                    <a:xfrm>
                      <a:off x="0" y="0"/>
                      <a:ext cx="5760085" cy="3709670"/>
                    </a:xfrm>
                    <a:prstGeom prst="rect">
                      <a:avLst/>
                    </a:prstGeom>
                  </pic:spPr>
                </pic:pic>
              </a:graphicData>
            </a:graphic>
          </wp:inline>
        </w:drawing>
      </w:r>
    </w:p>
    <w:p>
      <w:pPr>
        <w:pStyle w:val="Normal"/>
        <w:spacing w:lineRule="auto" w:line="240"/>
        <w:rPr/>
      </w:pPr>
      <w:r>
        <w:rPr/>
      </w:r>
    </w:p>
    <w:p>
      <w:pPr>
        <w:pStyle w:val="Normal"/>
        <w:spacing w:lineRule="auto" w:line="240"/>
        <w:rPr/>
      </w:pPr>
      <w:r>
        <w:rPr/>
        <w:t>The value "png/" in this example directs </w:t>
      </w:r>
      <w:r>
        <w:rPr>
          <w:i/>
          <w:iCs/>
        </w:rPr>
        <w:t>SIARD Suite</w:t>
      </w:r>
      <w:r>
        <w:rPr/>
        <w:t> to store and load externally stored LOBs of the </w:t>
      </w:r>
      <w:r>
        <w:rPr>
          <w:i/>
          <w:iCs/>
        </w:rPr>
        <w:t>CPNG</w:t>
      </w:r>
      <w:r>
        <w:rPr/>
        <w:t> column of the table </w:t>
      </w:r>
      <w:r>
        <w:rPr>
          <w:i/>
          <w:iCs/>
        </w:rPr>
        <w:t>tblobsimple</w:t>
      </w:r>
      <w:r>
        <w:rPr/>
        <w:t> in the existing external folder </w:t>
      </w:r>
      <w:r>
        <w:rPr>
          <w:i/>
          <w:iCs/>
        </w:rPr>
        <w:t>lobs/png/</w:t>
      </w:r>
      <w:r>
        <w:rPr/>
        <w:t xml:space="preserve"> relative to the location where the </w:t>
      </w:r>
      <w:r>
        <w:rPr>
          <w:i/>
        </w:rPr>
        <w:t>SIARD file</w:t>
      </w:r>
      <w:r>
        <w:rPr/>
        <w:t xml:space="preserve"> is stored.</w:t>
      </w:r>
    </w:p>
    <w:p>
      <w:pPr>
        <w:pStyle w:val="Normal"/>
        <w:spacing w:lineRule="auto" w:line="240"/>
        <w:rPr/>
      </w:pPr>
      <w:r>
        <w:rPr/>
      </w:r>
    </w:p>
    <w:p>
      <w:pPr>
        <w:pStyle w:val="Normal"/>
        <w:spacing w:lineRule="auto" w:line="240"/>
        <w:rPr/>
      </w:pPr>
      <w:r>
        <w:rPr/>
        <w:t>N.B.: If a maximum number of LOBs per folder is specified in the options dialog, the individual LOB files will not be stored in </w:t>
      </w:r>
      <w:r>
        <w:rPr>
          <w:i/>
          <w:iCs/>
        </w:rPr>
        <w:t>lobs/png</w:t>
      </w:r>
      <w:r>
        <w:rPr/>
        <w:t> directly, but rather in numbered subfolders of </w:t>
      </w:r>
      <w:r>
        <w:rPr>
          <w:i/>
          <w:iCs/>
        </w:rPr>
        <w:t>lobs/png/</w:t>
      </w:r>
      <w:del w:id="117" w:author="Jan Walker" w:date="2022-07-05T17:28:30Z">
        <w:r>
          <w:rPr/>
          <w:delText>,</w:delText>
        </w:r>
      </w:del>
      <w:r>
        <w:rPr/>
        <w:t xml:space="preserve"> which contain at most the configured maximum number of LOBs.</w:t>
      </w:r>
    </w:p>
    <w:p>
      <w:pPr>
        <w:pStyle w:val="Normal"/>
        <w:spacing w:lineRule="auto" w:line="240"/>
        <w:rPr/>
      </w:pPr>
      <w:r>
        <w:rPr/>
      </w:r>
    </w:p>
    <w:p>
      <w:pPr>
        <w:pStyle w:val="Normal"/>
        <w:spacing w:lineRule="auto" w:line="240"/>
        <w:rPr/>
      </w:pPr>
      <w:r>
        <w:rPr/>
        <w:t>For externally stored LOB columns</w:t>
      </w:r>
      <w:del w:id="118" w:author="Jan Walker" w:date="2022-07-05T17:29:06Z">
        <w:r>
          <w:rPr/>
          <w:delText>,</w:delText>
        </w:r>
      </w:del>
      <w:r>
        <w:rPr/>
        <w:t xml:space="preserve"> a MIME type ("image/png" in the example) may be specified. This MIME type will be used by </w:t>
      </w:r>
      <w:r>
        <w:rPr>
          <w:i/>
          <w:iCs/>
        </w:rPr>
        <w:t>SIARD Suite</w:t>
      </w:r>
      <w:r>
        <w:rPr/>
        <w:t> to determine a suitable file name extension for the large objects</w:t>
      </w:r>
      <w:del w:id="119" w:author="Jan Walker" w:date="2022-07-05T17:29:54Z">
        <w:r>
          <w:rPr/>
          <w:delText>. (E</w:delText>
        </w:r>
      </w:del>
      <w:ins w:id="120" w:author="Jan Walker" w:date="2022-07-05T17:29:54Z">
        <w:r>
          <w:rPr/>
          <w:t xml:space="preserve"> (e</w:t>
        </w:r>
      </w:ins>
      <w:r>
        <w:rPr/>
        <w:t>.g. </w:t>
      </w:r>
      <w:r>
        <w:rPr>
          <w:i/>
          <w:iCs/>
        </w:rPr>
        <w:t>.png</w:t>
      </w:r>
      <w:r>
        <w:rPr/>
        <w:t> for MIME type </w:t>
      </w:r>
      <w:r>
        <w:rPr>
          <w:i/>
          <w:iCs/>
        </w:rPr>
        <w:t>image/png</w:t>
      </w:r>
      <w:r>
        <w:rPr/>
        <w:t>.)</w:t>
      </w:r>
    </w:p>
    <w:p>
      <w:pPr>
        <w:pStyle w:val="Normal"/>
        <w:spacing w:lineRule="auto" w:line="240"/>
        <w:rPr/>
      </w:pPr>
      <w:r>
        <w:rPr/>
      </w:r>
      <w:r>
        <w:br w:type="page"/>
      </w:r>
    </w:p>
    <w:p>
      <w:pPr>
        <w:pStyle w:val="Normal"/>
        <w:spacing w:lineRule="auto" w:line="240"/>
        <w:rPr/>
      </w:pPr>
      <w:r>
        <w:rPr/>
        <w:t>In a database, more than one LOB column can be stored externally:</w:t>
      </w:r>
    </w:p>
    <w:p>
      <w:pPr>
        <w:pStyle w:val="Normal"/>
        <w:spacing w:lineRule="auto" w:line="240"/>
        <w:rPr/>
      </w:pPr>
      <w:r>
        <w:rPr/>
      </w:r>
    </w:p>
    <w:p>
      <w:pPr>
        <w:pStyle w:val="Normal"/>
        <w:spacing w:lineRule="auto" w:line="240"/>
        <w:rPr/>
      </w:pPr>
      <w:r>
        <w:rPr/>
        <w:drawing>
          <wp:inline distT="0" distB="0" distL="0" distR="0">
            <wp:extent cx="5760085" cy="3698875"/>
            <wp:effectExtent l="0" t="0" r="0" b="0"/>
            <wp:docPr id="32"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7" descr=""/>
                    <pic:cNvPicPr>
                      <a:picLocks noChangeAspect="1" noChangeArrowheads="1"/>
                    </pic:cNvPicPr>
                  </pic:nvPicPr>
                  <pic:blipFill>
                    <a:blip r:embed="rId94"/>
                    <a:stretch>
                      <a:fillRect/>
                    </a:stretch>
                  </pic:blipFill>
                  <pic:spPr bwMode="auto">
                    <a:xfrm>
                      <a:off x="0" y="0"/>
                      <a:ext cx="5760085" cy="3698875"/>
                    </a:xfrm>
                    <a:prstGeom prst="rect">
                      <a:avLst/>
                    </a:prstGeom>
                  </pic:spPr>
                </pic:pic>
              </a:graphicData>
            </a:graphic>
          </wp:inline>
        </w:drawing>
      </w:r>
    </w:p>
    <w:p>
      <w:pPr>
        <w:pStyle w:val="Normal"/>
        <w:spacing w:lineRule="auto" w:line="240"/>
        <w:rPr/>
      </w:pPr>
      <w:r>
        <w:rPr/>
      </w:r>
    </w:p>
    <w:p>
      <w:pPr>
        <w:pStyle w:val="Normal"/>
        <w:spacing w:lineRule="auto" w:line="240"/>
        <w:rPr/>
      </w:pPr>
      <w:r>
        <w:rPr/>
        <w:t>After these preparations, it is advisable to display and store the metadata thus modified as an XML file.</w:t>
      </w:r>
    </w:p>
    <w:p>
      <w:pPr>
        <w:pStyle w:val="Normal"/>
        <w:spacing w:lineRule="auto" w:line="240"/>
        <w:rPr/>
      </w:pPr>
      <w:r>
        <w:rPr/>
      </w:r>
    </w:p>
    <w:p>
      <w:pPr>
        <w:pStyle w:val="Normal"/>
        <w:spacing w:lineRule="auto" w:line="240"/>
        <w:rPr/>
      </w:pPr>
      <w:r>
        <w:rPr/>
      </w:r>
      <w:r>
        <w:br w:type="page"/>
      </w:r>
    </w:p>
    <w:p>
      <w:pPr>
        <w:pStyle w:val="Heading2"/>
        <w:numPr>
          <w:ilvl w:val="1"/>
          <w:numId w:val="2"/>
        </w:numPr>
        <w:rPr/>
      </w:pPr>
      <w:bookmarkStart w:id="76" w:name="_Toc48828162"/>
      <w:r>
        <w:rPr/>
        <w:t>Download LOBs to External Locations</w:t>
      </w:r>
      <w:bookmarkEnd w:id="76"/>
    </w:p>
    <w:p>
      <w:pPr>
        <w:pStyle w:val="Normal"/>
        <w:spacing w:lineRule="auto" w:line="240"/>
        <w:rPr/>
      </w:pPr>
      <w:del w:id="121" w:author="Jan Walker" w:date="2022-07-05T18:42:57Z">
        <w:r>
          <w:drawing>
            <wp:anchor behindDoc="0" distT="0" distB="0" distL="114300" distR="114300" simplePos="0" locked="0" layoutInCell="1" allowOverlap="1" relativeHeight="0">
              <wp:simplePos x="0" y="0"/>
              <wp:positionH relativeFrom="margin">
                <wp:align>center</wp:align>
              </wp:positionH>
              <wp:positionV relativeFrom="paragraph">
                <wp:posOffset>691515</wp:posOffset>
              </wp:positionV>
              <wp:extent cx="5305425" cy="3740785"/>
              <wp:effectExtent l="0" t="0" r="0" b="0"/>
              <wp:wrapTight wrapText="bothSides">
                <wp:wrapPolygon edited="0">
                  <wp:start x="-20" y="0"/>
                  <wp:lineTo x="-20" y="21352"/>
                  <wp:lineTo x="21518" y="21352"/>
                  <wp:lineTo x="21518" y="0"/>
                  <wp:lineTo x="-20" y="0"/>
                </wp:wrapPolygon>
              </wp:wrapTight>
              <wp:docPr id="33" name="Grafik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8" descr=""/>
                      <pic:cNvPicPr>
                        <a:picLocks noChangeAspect="1" noChangeArrowheads="1"/>
                      </pic:cNvPicPr>
                    </pic:nvPicPr>
                    <pic:blipFill>
                      <a:blip r:embed="rId95"/>
                      <a:stretch>
                        <a:fillRect/>
                      </a:stretch>
                    </pic:blipFill>
                    <pic:spPr bwMode="auto">
                      <a:xfrm>
                        <a:off x="0" y="0"/>
                        <a:ext cx="5305425" cy="3740785"/>
                      </a:xfrm>
                      <a:prstGeom prst="rect">
                        <a:avLst/>
                      </a:prstGeom>
                    </pic:spPr>
                  </pic:pic>
                </a:graphicData>
              </a:graphic>
            </wp:anchor>
          </w:drawing>
        </w:r>
      </w:del>
      <w:del w:id="122" w:author="Jan Walker" w:date="2022-07-05T18:42:57Z">
        <w:r>
          <w:rPr/>
          <w:delText>W</w:delText>
        </w:r>
      </w:del>
      <w:del w:id="123" w:author="Jan Walker" w:date="2022-07-05T18:42:57Z">
        <w:r>
          <w:rPr/>
          <w:delText>hen</w:delText>
        </w:r>
      </w:del>
      <w:ins w:id="124" w:author="Jan Walker" w:date="2022-07-05T18:42:57Z">
        <w:r>
          <w:rPr>
            <w:sz w:val="22"/>
            <w:lang w:val="en-GB"/>
          </w:rPr>
          <w:t>If</w:t>
        </w:r>
      </w:ins>
      <w:r>
        <w:rPr/>
        <w:t xml:space="preserve"> such prepared metadata </w:t>
      </w:r>
      <w:del w:id="125" w:author="Jan Walker" w:date="2022-07-05T18:39:26Z">
        <w:r>
          <w:rPr/>
          <w:delText>are</w:delText>
        </w:r>
      </w:del>
      <w:ins w:id="126" w:author="Jan Walker" w:date="2022-07-05T18:39:26Z">
        <w:r>
          <w:rPr>
            <w:sz w:val="22"/>
            <w:lang w:val="en-GB"/>
          </w:rPr>
          <w:t>i</w:t>
        </w:r>
      </w:ins>
      <w:ins w:id="127" w:author="Jan Walker" w:date="2022-07-05T18:42:52Z">
        <w:r>
          <w:rPr>
            <w:sz w:val="22"/>
            <w:lang w:val="en-GB"/>
          </w:rPr>
          <w:t>s</w:t>
        </w:r>
      </w:ins>
      <w:r>
        <w:rPr/>
        <w:t xml:space="preserve"> available (e.g. imported from an external XML or downloaded as "meta data only") when a database is downloaded, </w:t>
      </w:r>
      <w:del w:id="128" w:author="Jan Walker" w:date="2022-07-05T18:43:05Z">
        <w:r>
          <w:rPr/>
          <w:delText>they are</w:delText>
        </w:r>
      </w:del>
      <w:ins w:id="129" w:author="Jan Walker" w:date="2022-07-05T18:43:05Z">
        <w:r>
          <w:rPr>
            <w:sz w:val="22"/>
            <w:lang w:val="en-GB"/>
          </w:rPr>
          <w:t>it is</w:t>
        </w:r>
      </w:ins>
      <w:r>
        <w:rPr/>
        <w:t xml:space="preserve"> used as "template" metadata. I.e. all entries for global metadata, descriptions, LOB folders etc. of the template are copied for the download of the primary data:</w:t>
      </w:r>
    </w:p>
    <w:p>
      <w:pPr>
        <w:pStyle w:val="Normal"/>
        <w:spacing w:lineRule="auto" w:line="240"/>
        <w:rPr/>
      </w:pPr>
      <w:r>
        <w:rPr/>
        <w:drawing>
          <wp:anchor behindDoc="0" distT="0" distB="0" distL="0" distR="114300" simplePos="0" locked="0" layoutInCell="1" allowOverlap="1" relativeHeight="3">
            <wp:simplePos x="0" y="0"/>
            <wp:positionH relativeFrom="margin">
              <wp:align>left</wp:align>
            </wp:positionH>
            <wp:positionV relativeFrom="paragraph">
              <wp:posOffset>3866515</wp:posOffset>
            </wp:positionV>
            <wp:extent cx="4252595" cy="4257675"/>
            <wp:effectExtent l="0" t="0" r="0" b="0"/>
            <wp:wrapTight wrapText="bothSides">
              <wp:wrapPolygon edited="0">
                <wp:start x="-23" y="0"/>
                <wp:lineTo x="-23" y="21435"/>
                <wp:lineTo x="21410" y="21435"/>
                <wp:lineTo x="21410" y="0"/>
                <wp:lineTo x="-23" y="0"/>
              </wp:wrapPolygon>
            </wp:wrapTight>
            <wp:docPr id="34"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9" descr=""/>
                    <pic:cNvPicPr>
                      <a:picLocks noChangeAspect="1" noChangeArrowheads="1"/>
                    </pic:cNvPicPr>
                  </pic:nvPicPr>
                  <pic:blipFill>
                    <a:blip r:embed="rId96"/>
                    <a:stretch>
                      <a:fillRect/>
                    </a:stretch>
                  </pic:blipFill>
                  <pic:spPr bwMode="auto">
                    <a:xfrm>
                      <a:off x="0" y="0"/>
                      <a:ext cx="4252595" cy="4257675"/>
                    </a:xfrm>
                    <a:prstGeom prst="rect">
                      <a:avLst/>
                    </a:prstGeom>
                  </pic:spPr>
                </pic:pic>
              </a:graphicData>
            </a:graphic>
          </wp:anchor>
        </w:drawing>
      </w:r>
    </w:p>
    <w:p>
      <w:pPr>
        <w:pStyle w:val="Normal"/>
        <w:spacing w:lineRule="auto" w:line="240"/>
        <w:rPr>
          <w:rFonts w:cs="Arial"/>
          <w:b/>
          <w:b/>
          <w:bCs/>
          <w:kern w:val="2"/>
          <w:sz w:val="32"/>
          <w:szCs w:val="32"/>
        </w:rPr>
      </w:pPr>
      <w:r>
        <w:rPr/>
        <w:t>N.B.: The Windows Explorer shows embedded metadata of the FLAC files from the BLOBs</w:t>
      </w:r>
      <w:del w:id="130" w:author="Jan Walker" w:date="2022-07-05T18:43:19Z">
        <w:r>
          <w:rPr/>
          <w:delText>,</w:delText>
        </w:r>
      </w:del>
      <w:r>
        <w:rPr/>
        <w:t xml:space="preserve"> because the file name extension </w:t>
      </w:r>
      <w:r>
        <w:rPr>
          <w:i/>
          <w:iCs/>
        </w:rPr>
        <w:t>.flac</w:t>
      </w:r>
      <w:r>
        <w:rPr/>
        <w:t> is known to it.</w:t>
      </w:r>
      <w:r>
        <w:br w:type="page"/>
      </w:r>
    </w:p>
    <w:p>
      <w:pPr>
        <w:pStyle w:val="Heading1"/>
        <w:keepLines/>
        <w:numPr>
          <w:ilvl w:val="0"/>
          <w:numId w:val="2"/>
        </w:numPr>
        <w:tabs>
          <w:tab w:val="clear" w:pos="850"/>
        </w:tabs>
        <w:spacing w:lineRule="atLeast" w:line="260" w:before="240" w:after="0"/>
        <w:ind w:left="432" w:hanging="432"/>
        <w:rPr/>
      </w:pPr>
      <w:bookmarkStart w:id="77" w:name="_Toc48217492"/>
      <w:bookmarkStart w:id="78" w:name="_Toc48828163"/>
      <w:r>
        <w:rPr/>
        <w:t>Command Line Invocation</w:t>
      </w:r>
      <w:bookmarkEnd w:id="77"/>
      <w:bookmarkEnd w:id="78"/>
    </w:p>
    <w:p>
      <w:pPr>
        <w:pStyle w:val="Normal"/>
        <w:rPr/>
      </w:pPr>
      <w:r>
        <w:rPr/>
      </w:r>
    </w:p>
    <w:p>
      <w:pPr>
        <w:pStyle w:val="Normal"/>
        <w:rPr/>
      </w:pPr>
      <w:r>
        <w:rPr/>
        <w:t>The download and upload functionality of </w:t>
      </w:r>
      <w:r>
        <w:rPr>
          <w:i/>
          <w:iCs/>
        </w:rPr>
        <w:t>SIARD Suite</w:t>
      </w:r>
      <w:r>
        <w:rPr/>
        <w:t> can be called from the command line:</w:t>
      </w:r>
    </w:p>
    <w:p>
      <w:pPr>
        <w:pStyle w:val="ListParagraph"/>
        <w:numPr>
          <w:ilvl w:val="0"/>
          <w:numId w:val="12"/>
        </w:numPr>
        <w:rPr/>
      </w:pPr>
      <w:r>
        <w:fldChar w:fldCharType="begin"/>
      </w:r>
      <w:r>
        <w:rPr>
          <w:i/>
        </w:rPr>
        <w:instrText> HYPERLINK "about:blank" \l "siardfromdb"</w:instrText>
      </w:r>
      <w:r>
        <w:rPr>
          <w:i/>
        </w:rPr>
        <w:fldChar w:fldCharType="separate"/>
      </w:r>
      <w:r>
        <w:rPr>
          <w:i/>
        </w:rPr>
        <w:t>SiardFromDb</w:t>
      </w:r>
      <w:r>
        <w:rPr>
          <w:i/>
        </w:rPr>
        <w:fldChar w:fldCharType="end"/>
      </w:r>
      <w:r>
        <w:rPr/>
        <w:t xml:space="preserve">: download of a </w:t>
      </w:r>
      <w:r>
        <w:rPr>
          <w:i/>
        </w:rPr>
        <w:t>SIARD archive</w:t>
      </w:r>
      <w:r>
        <w:rPr/>
        <w:t>,</w:t>
      </w:r>
    </w:p>
    <w:p>
      <w:pPr>
        <w:pStyle w:val="ListParagraph"/>
        <w:numPr>
          <w:ilvl w:val="0"/>
          <w:numId w:val="12"/>
        </w:numPr>
        <w:rPr/>
      </w:pPr>
      <w:r>
        <w:fldChar w:fldCharType="begin"/>
      </w:r>
      <w:r>
        <w:rPr>
          <w:i/>
        </w:rPr>
        <w:instrText> HYPERLINK "about:blank" \l "siardtodb"</w:instrText>
      </w:r>
      <w:r>
        <w:rPr>
          <w:i/>
        </w:rPr>
        <w:fldChar w:fldCharType="separate"/>
      </w:r>
      <w:r>
        <w:rPr>
          <w:i/>
        </w:rPr>
        <w:t>SiardToDb</w:t>
      </w:r>
      <w:r>
        <w:rPr>
          <w:i/>
        </w:rPr>
        <w:fldChar w:fldCharType="end"/>
      </w:r>
      <w:r>
        <w:rPr/>
        <w:t xml:space="preserve">: upload of a </w:t>
      </w:r>
      <w:r>
        <w:rPr>
          <w:i/>
        </w:rPr>
        <w:t>SIARD archive</w:t>
      </w:r>
      <w:r>
        <w:rPr/>
        <w:t>.</w:t>
      </w:r>
    </w:p>
    <w:p>
      <w:pPr>
        <w:pStyle w:val="Normal"/>
        <w:rPr/>
      </w:pPr>
      <w:r>
        <w:rPr/>
      </w:r>
    </w:p>
    <w:p>
      <w:pPr>
        <w:pStyle w:val="Normal"/>
        <w:rPr/>
      </w:pPr>
      <w:r>
        <w:rPr/>
      </w:r>
    </w:p>
    <w:p>
      <w:pPr>
        <w:pStyle w:val="Heading2"/>
        <w:numPr>
          <w:ilvl w:val="1"/>
          <w:numId w:val="2"/>
        </w:numPr>
        <w:rPr/>
      </w:pPr>
      <w:bookmarkStart w:id="79" w:name="_Toc48828164"/>
      <w:r>
        <w:rPr/>
        <w:t>SiardFromDb</w:t>
      </w:r>
      <w:bookmarkEnd w:id="79"/>
    </w:p>
    <w:p>
      <w:pPr>
        <w:pStyle w:val="Normal"/>
        <w:rPr/>
      </w:pPr>
      <w:r>
        <w:rPr>
          <w:i/>
          <w:iCs/>
        </w:rPr>
        <w:t>SiardFromDb</w:t>
      </w:r>
      <w:r>
        <w:rPr/>
        <w:t> is a command-line program</w:t>
      </w:r>
      <w:del w:id="131" w:author="Jan Walker" w:date="2022-07-06T17:48:09Z">
        <w:r>
          <w:rPr/>
          <w:delText>,</w:delText>
        </w:r>
      </w:del>
      <w:r>
        <w:rPr/>
        <w:t xml:space="preserve"> which extracts a database to a </w:t>
      </w:r>
      <w:r>
        <w:rPr>
          <w:i/>
        </w:rPr>
        <w:t>SIARD archive</w:t>
      </w:r>
      <w:r>
        <w:rPr/>
        <w:t>. One can use </w:t>
      </w:r>
      <w:r>
        <w:rPr>
          <w:i/>
          <w:iCs/>
        </w:rPr>
        <w:t>SiardFromDb</w:t>
      </w:r>
      <w:r>
        <w:rPr/>
        <w:t> to create:</w:t>
      </w:r>
    </w:p>
    <w:p>
      <w:pPr>
        <w:pStyle w:val="ListParagraph"/>
        <w:numPr>
          <w:ilvl w:val="0"/>
          <w:numId w:val="13"/>
        </w:numPr>
        <w:rPr/>
      </w:pPr>
      <w:r>
        <w:rPr/>
        <w:t xml:space="preserve">a </w:t>
      </w:r>
      <w:r>
        <w:rPr>
          <w:i/>
        </w:rPr>
        <w:t>SIARD archive</w:t>
      </w:r>
      <w:r>
        <w:rPr/>
        <w:t xml:space="preserve"> (metadata and primary data) based on the database (option </w:t>
      </w:r>
      <w:r>
        <w:rPr>
          <w:i/>
          <w:iCs/>
        </w:rPr>
        <w:t>-s</w:t>
      </w:r>
      <w:r>
        <w:rPr/>
        <w:t>), and/or</w:t>
      </w:r>
    </w:p>
    <w:p>
      <w:pPr>
        <w:pStyle w:val="ListParagraph"/>
        <w:numPr>
          <w:ilvl w:val="0"/>
          <w:numId w:val="13"/>
        </w:numPr>
        <w:rPr/>
      </w:pPr>
      <w:r>
        <w:rPr>
          <w:i/>
        </w:rPr>
        <w:t>SIARD</w:t>
      </w:r>
      <w:r>
        <w:rPr/>
        <w:t xml:space="preserve"> metadata XML, containing a definition of the database schema (option </w:t>
      </w:r>
      <w:r>
        <w:rPr>
          <w:i/>
          <w:iCs/>
        </w:rPr>
        <w:t>-e</w:t>
      </w:r>
      <w:r>
        <w:rPr/>
        <w:t>).</w:t>
      </w:r>
    </w:p>
    <w:p>
      <w:pPr>
        <w:pStyle w:val="Normal"/>
        <w:rPr/>
      </w:pPr>
      <w:r>
        <w:rPr/>
      </w:r>
    </w:p>
    <w:p>
      <w:pPr>
        <w:pStyle w:val="Normal"/>
        <w:rPr/>
      </w:pPr>
      <w:r>
        <w:rPr/>
      </w:r>
    </w:p>
    <w:p>
      <w:pPr>
        <w:pStyle w:val="Heading3"/>
        <w:numPr>
          <w:ilvl w:val="2"/>
          <w:numId w:val="2"/>
        </w:numPr>
        <w:rPr/>
      </w:pPr>
      <w:bookmarkStart w:id="80" w:name="_Toc48828165"/>
      <w:r>
        <w:rPr/>
        <w:t>Invocation</w:t>
      </w:r>
      <w:bookmarkEnd w:id="80"/>
    </w:p>
    <w:p>
      <w:pPr>
        <w:pStyle w:val="Normal"/>
        <w:rPr/>
      </w:pPr>
      <w:r>
        <w:rPr/>
        <w:drawing>
          <wp:inline distT="0" distB="0" distL="0" distR="0">
            <wp:extent cx="5760085" cy="744220"/>
            <wp:effectExtent l="0" t="0" r="0" b="0"/>
            <wp:docPr id="35"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15" descr=""/>
                    <pic:cNvPicPr>
                      <a:picLocks noChangeAspect="1" noChangeArrowheads="1"/>
                    </pic:cNvPicPr>
                  </pic:nvPicPr>
                  <pic:blipFill>
                    <a:blip r:embed="rId97"/>
                    <a:stretch>
                      <a:fillRect/>
                    </a:stretch>
                  </pic:blipFill>
                  <pic:spPr bwMode="auto">
                    <a:xfrm>
                      <a:off x="0" y="0"/>
                      <a:ext cx="5760085" cy="744220"/>
                    </a:xfrm>
                    <a:prstGeom prst="rect">
                      <a:avLst/>
                    </a:prstGeom>
                  </pic:spPr>
                </pic:pic>
              </a:graphicData>
            </a:graphic>
          </wp:inline>
        </w:drawing>
      </w:r>
    </w:p>
    <w:p>
      <w:pPr>
        <w:pStyle w:val="Normal"/>
        <w:rPr/>
      </w:pPr>
      <w:r>
        <w:rPr/>
        <w:t>Specify &lt;siardpath&gt; as the folder where </w:t>
      </w:r>
      <w:r>
        <w:rPr>
          <w:i/>
          <w:iCs/>
        </w:rPr>
        <w:t>SIARD Suite</w:t>
      </w:r>
      <w:r>
        <w:rPr/>
        <w:t> is installed. The file </w:t>
      </w:r>
      <w:r>
        <w:rPr>
          <w:i/>
          <w:iCs/>
        </w:rPr>
        <w:t>siardcmd.jar</w:t>
      </w:r>
      <w:r>
        <w:rPr/>
        <w:t> is in the </w:t>
      </w:r>
      <w:r>
        <w:rPr>
          <w:i/>
          <w:iCs/>
        </w:rPr>
        <w:t>lib</w:t>
      </w:r>
      <w:r>
        <w:rPr/>
        <w:t> subfolder with its class </w:t>
      </w:r>
      <w:r>
        <w:rPr>
          <w:i/>
          <w:iCs/>
        </w:rPr>
        <w:t>ch.admin.bar.siard2.cmd.SiardFromDb</w:t>
      </w:r>
      <w:r>
        <w:rPr/>
        <w:t>, whose </w:t>
      </w:r>
      <w:r>
        <w:rPr>
          <w:i/>
          <w:iCs/>
        </w:rPr>
        <w:t>main()</w:t>
      </w:r>
      <w:r>
        <w:rPr/>
        <w:t> is invoked with </w:t>
      </w:r>
      <w:r>
        <w:rPr>
          <w:i/>
          <w:iCs/>
        </w:rPr>
        <w:t>java</w:t>
      </w:r>
      <w:r>
        <w:rPr/>
        <w:t> (it is better to use </w:t>
      </w:r>
      <w:r>
        <w:rPr>
          <w:i/>
          <w:iCs/>
        </w:rPr>
        <w:t>javaw</w:t>
      </w:r>
      <w:r>
        <w:rPr/>
        <w:t> under Windows).</w:t>
      </w:r>
    </w:p>
    <w:p>
      <w:pPr>
        <w:pStyle w:val="Normal"/>
        <w:rPr/>
      </w:pPr>
      <w:r>
        <w:rPr/>
      </w:r>
    </w:p>
    <w:p>
      <w:pPr>
        <w:pStyle w:val="Normal"/>
        <w:rPr/>
      </w:pPr>
      <w:r>
        <w:rPr/>
        <w:t>The call syntax is displayed if the </w:t>
      </w:r>
      <w:r>
        <w:rPr>
          <w:i/>
          <w:iCs/>
        </w:rPr>
        <w:t>-h (help)</w:t>
      </w:r>
      <w:r>
        <w:rPr/>
        <w:t> option is entered on the command line.</w:t>
      </w:r>
    </w:p>
    <w:p>
      <w:pPr>
        <w:pStyle w:val="Normal"/>
        <w:rPr/>
      </w:pPr>
      <w:r>
        <w:rPr/>
      </w:r>
    </w:p>
    <w:p>
      <w:pPr>
        <w:pStyle w:val="Normal"/>
        <w:spacing w:lineRule="auto" w:line="240"/>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3"/>
        <w:numPr>
          <w:ilvl w:val="2"/>
          <w:numId w:val="2"/>
        </w:numPr>
        <w:rPr/>
      </w:pPr>
      <w:bookmarkStart w:id="81" w:name="_Toc48828166"/>
      <w:r>
        <w:rPr/>
        <w:t>Arguments</w:t>
      </w:r>
      <w:del w:id="132" w:author="Jan Walker" w:date="2022-08-16T16:38:32Z">
        <w:bookmarkEnd w:id="81"/>
        <w:r>
          <w:rPr/>
          <w:commentReference w:id="4"/>
        </w:r>
      </w:del>
    </w:p>
    <w:p>
      <w:pPr>
        <w:pStyle w:val="TextCDB"/>
        <w:rPr>
          <w:lang w:val="en-GB"/>
        </w:rPr>
      </w:pPr>
      <w:r>
        <w:rPr>
          <w:lang w:val="en-GB"/>
        </w:rPr>
      </w:r>
    </w:p>
    <w:tbl>
      <w:tblPr>
        <w:tblW w:w="9356" w:type="dxa"/>
        <w:jc w:val="left"/>
        <w:tblInd w:w="0" w:type="dxa"/>
        <w:tblCellMar>
          <w:top w:w="0" w:type="dxa"/>
          <w:left w:w="57" w:type="dxa"/>
          <w:bottom w:w="0" w:type="dxa"/>
          <w:right w:w="57" w:type="dxa"/>
        </w:tblCellMar>
        <w:tblLook w:val="04a0" w:noHBand="0" w:noVBand="1" w:firstColumn="1" w:lastRow="0" w:lastColumn="0" w:firstRow="1"/>
      </w:tblPr>
      <w:tblGrid>
        <w:gridCol w:w="2404"/>
        <w:gridCol w:w="6951"/>
      </w:tblGrid>
      <w:tr>
        <w:trPr/>
        <w:tc>
          <w:tcPr>
            <w:tcW w:w="2404" w:type="dxa"/>
            <w:tcBorders/>
            <w:shd w:color="auto" w:fill="auto" w:val="clear"/>
            <w:vAlign w:val="center"/>
          </w:tcPr>
          <w:p>
            <w:pPr>
              <w:pStyle w:val="Normal"/>
              <w:spacing w:lineRule="auto" w:line="240"/>
              <w:rPr>
                <w:b/>
                <w:b/>
                <w:bCs/>
              </w:rPr>
            </w:pPr>
            <w:r>
              <w:rPr>
                <w:b/>
                <w:bCs/>
              </w:rPr>
              <w:t>Argument</w:t>
            </w:r>
          </w:p>
        </w:tc>
        <w:tc>
          <w:tcPr>
            <w:tcW w:w="6951" w:type="dxa"/>
            <w:tcBorders/>
            <w:shd w:color="auto" w:fill="auto" w:val="clear"/>
            <w:vAlign w:val="center"/>
          </w:tcPr>
          <w:p>
            <w:pPr>
              <w:pStyle w:val="Normal"/>
              <w:spacing w:lineRule="auto" w:line="240"/>
              <w:rPr>
                <w:b/>
                <w:b/>
                <w:bCs/>
              </w:rPr>
            </w:pPr>
            <w:r>
              <w:rPr>
                <w:b/>
                <w:bCs/>
              </w:rPr>
              <w:t>Meaning</w:t>
            </w:r>
          </w:p>
        </w:tc>
      </w:tr>
      <w:tr>
        <w:trPr/>
        <w:tc>
          <w:tcPr>
            <w:tcW w:w="2404" w:type="dxa"/>
            <w:tcBorders/>
            <w:shd w:color="auto" w:fill="auto" w:val="clear"/>
            <w:vAlign w:val="center"/>
          </w:tcPr>
          <w:p>
            <w:pPr>
              <w:pStyle w:val="Normal"/>
              <w:spacing w:lineRule="auto" w:line="240"/>
              <w:rPr/>
            </w:pPr>
            <w:r>
              <w:rPr/>
              <w:t>-o</w:t>
            </w:r>
          </w:p>
        </w:tc>
        <w:tc>
          <w:tcPr>
            <w:tcW w:w="6951" w:type="dxa"/>
            <w:tcBorders/>
            <w:shd w:color="auto" w:fill="auto" w:val="clear"/>
            <w:vAlign w:val="center"/>
          </w:tcPr>
          <w:p>
            <w:pPr>
              <w:pStyle w:val="Normal"/>
              <w:spacing w:lineRule="auto" w:line="240"/>
              <w:rPr/>
            </w:pPr>
            <w:r>
              <w:rPr/>
              <w:t>overwrite output file(s) if they exist</w:t>
            </w:r>
          </w:p>
        </w:tc>
      </w:tr>
      <w:tr>
        <w:trPr/>
        <w:tc>
          <w:tcPr>
            <w:tcW w:w="2404" w:type="dxa"/>
            <w:tcBorders/>
            <w:shd w:color="auto" w:fill="auto" w:val="clear"/>
            <w:vAlign w:val="center"/>
          </w:tcPr>
          <w:p>
            <w:pPr>
              <w:pStyle w:val="Normal"/>
              <w:spacing w:lineRule="auto" w:line="240"/>
              <w:rPr/>
            </w:pPr>
            <w:r>
              <w:rPr/>
              <w:t>-v</w:t>
            </w:r>
          </w:p>
        </w:tc>
        <w:tc>
          <w:tcPr>
            <w:tcW w:w="6951" w:type="dxa"/>
            <w:tcBorders/>
            <w:shd w:color="auto" w:fill="auto" w:val="clear"/>
            <w:vAlign w:val="center"/>
          </w:tcPr>
          <w:p>
            <w:pPr>
              <w:pStyle w:val="Normal"/>
              <w:spacing w:lineRule="auto" w:line="240"/>
              <w:rPr/>
            </w:pPr>
            <w:r>
              <w:rPr/>
              <w:t>archive views as tables</w:t>
            </w:r>
          </w:p>
        </w:tc>
      </w:tr>
      <w:tr>
        <w:trPr/>
        <w:tc>
          <w:tcPr>
            <w:tcW w:w="2404" w:type="dxa"/>
            <w:tcBorders/>
            <w:shd w:color="auto" w:fill="auto" w:val="clear"/>
            <w:vAlign w:val="center"/>
          </w:tcPr>
          <w:p>
            <w:pPr>
              <w:pStyle w:val="Normal"/>
              <w:spacing w:lineRule="auto" w:line="240"/>
              <w:rPr/>
            </w:pPr>
            <w:r>
              <w:rPr/>
              <w:t>&lt;login timeout&gt;</w:t>
            </w:r>
          </w:p>
        </w:tc>
        <w:tc>
          <w:tcPr>
            <w:tcW w:w="6951" w:type="dxa"/>
            <w:tcBorders/>
            <w:shd w:color="auto" w:fill="auto" w:val="clear"/>
            <w:vAlign w:val="center"/>
          </w:tcPr>
          <w:p>
            <w:pPr>
              <w:pStyle w:val="Normal"/>
              <w:spacing w:lineRule="auto" w:line="240"/>
              <w:rPr/>
            </w:pPr>
            <w:r>
              <w:rPr/>
              <w:t>timeout in seconds for login (0 for unlimited)</w:t>
            </w:r>
          </w:p>
        </w:tc>
      </w:tr>
      <w:tr>
        <w:trPr/>
        <w:tc>
          <w:tcPr>
            <w:tcW w:w="2404" w:type="dxa"/>
            <w:tcBorders/>
            <w:shd w:color="auto" w:fill="auto" w:val="clear"/>
            <w:vAlign w:val="center"/>
          </w:tcPr>
          <w:p>
            <w:pPr>
              <w:pStyle w:val="Normal"/>
              <w:spacing w:lineRule="auto" w:line="240"/>
              <w:rPr/>
            </w:pPr>
            <w:r>
              <w:rPr/>
              <w:t>&lt;query timeout&gt;</w:t>
            </w:r>
          </w:p>
        </w:tc>
        <w:tc>
          <w:tcPr>
            <w:tcW w:w="6951" w:type="dxa"/>
            <w:tcBorders/>
            <w:shd w:color="auto" w:fill="auto" w:val="clear"/>
            <w:vAlign w:val="center"/>
          </w:tcPr>
          <w:p>
            <w:pPr>
              <w:pStyle w:val="Normal"/>
              <w:spacing w:lineRule="auto" w:line="240"/>
              <w:rPr/>
            </w:pPr>
            <w:r>
              <w:rPr/>
              <w:t>timeout in seconds for query (0 for unlimited)</w:t>
            </w:r>
          </w:p>
        </w:tc>
      </w:tr>
      <w:tr>
        <w:trPr/>
        <w:tc>
          <w:tcPr>
            <w:tcW w:w="2404" w:type="dxa"/>
            <w:tcBorders/>
            <w:shd w:color="auto" w:fill="auto" w:val="clear"/>
            <w:vAlign w:val="center"/>
          </w:tcPr>
          <w:p>
            <w:pPr>
              <w:pStyle w:val="Normal"/>
              <w:spacing w:lineRule="auto" w:line="240"/>
              <w:rPr/>
            </w:pPr>
            <w:r>
              <w:rPr/>
              <w:t>&lt;import meta data&gt;</w:t>
            </w:r>
          </w:p>
        </w:tc>
        <w:tc>
          <w:tcPr>
            <w:tcW w:w="6951" w:type="dxa"/>
            <w:tcBorders/>
            <w:shd w:color="auto" w:fill="auto" w:val="clear"/>
            <w:vAlign w:val="center"/>
          </w:tcPr>
          <w:p>
            <w:pPr>
              <w:pStyle w:val="Normal"/>
              <w:spacing w:lineRule="auto" w:line="240"/>
              <w:rPr/>
            </w:pPr>
            <w:r>
              <w:rPr/>
              <w:t>name of meta data XML file to be used as a template</w:t>
            </w:r>
          </w:p>
        </w:tc>
      </w:tr>
      <w:tr>
        <w:trPr/>
        <w:tc>
          <w:tcPr>
            <w:tcW w:w="2404" w:type="dxa"/>
            <w:tcBorders/>
            <w:shd w:color="auto" w:fill="auto" w:val="clear"/>
            <w:vAlign w:val="center"/>
          </w:tcPr>
          <w:p>
            <w:pPr>
              <w:pStyle w:val="Normal"/>
              <w:spacing w:lineRule="auto" w:line="240"/>
              <w:rPr/>
            </w:pPr>
            <w:r>
              <w:rPr/>
              <w:t>&lt;external LOB folder&gt;</w:t>
            </w:r>
          </w:p>
          <w:p>
            <w:pPr>
              <w:pStyle w:val="Normal"/>
              <w:spacing w:lineRule="auto" w:line="240"/>
              <w:rPr/>
            </w:pPr>
            <w:r>
              <w:rPr/>
            </w:r>
          </w:p>
        </w:tc>
        <w:tc>
          <w:tcPr>
            <w:tcW w:w="6951" w:type="dxa"/>
            <w:tcBorders/>
            <w:shd w:color="auto" w:fill="auto" w:val="clear"/>
            <w:vAlign w:val="center"/>
          </w:tcPr>
          <w:p>
            <w:pPr>
              <w:pStyle w:val="Normal"/>
              <w:spacing w:lineRule="auto" w:line="240"/>
              <w:rPr/>
            </w:pPr>
            <w:r>
              <w:rPr/>
              <w:t>folder for storing the data of the largest LOB column of database externally (contents will be deleted if they exist!)</w:t>
            </w:r>
          </w:p>
        </w:tc>
      </w:tr>
      <w:tr>
        <w:trPr/>
        <w:tc>
          <w:tcPr>
            <w:tcW w:w="2404" w:type="dxa"/>
            <w:tcBorders/>
            <w:shd w:color="auto" w:fill="auto" w:val="clear"/>
            <w:vAlign w:val="center"/>
          </w:tcPr>
          <w:p>
            <w:pPr>
              <w:pStyle w:val="Normal"/>
              <w:spacing w:lineRule="auto" w:line="240"/>
              <w:rPr/>
            </w:pPr>
            <w:r>
              <w:rPr/>
              <w:t>&lt;mime type&gt;</w:t>
            </w:r>
          </w:p>
          <w:p>
            <w:pPr>
              <w:pStyle w:val="Normal"/>
              <w:spacing w:lineRule="auto" w:line="240"/>
              <w:rPr/>
            </w:pPr>
            <w:r>
              <w:rPr/>
            </w:r>
          </w:p>
        </w:tc>
        <w:tc>
          <w:tcPr>
            <w:tcW w:w="6951" w:type="dxa"/>
            <w:tcBorders/>
            <w:shd w:color="auto" w:fill="auto" w:val="clear"/>
            <w:vAlign w:val="center"/>
          </w:tcPr>
          <w:p>
            <w:pPr>
              <w:pStyle w:val="Normal"/>
              <w:spacing w:lineRule="auto" w:line="240"/>
              <w:rPr/>
            </w:pPr>
            <w:r>
              <w:rPr/>
              <w:t>MIME type of data in the largest LOB column of database (influences file extension of externally stored LOBs)</w:t>
            </w:r>
          </w:p>
        </w:tc>
      </w:tr>
      <w:tr>
        <w:trPr/>
        <w:tc>
          <w:tcPr>
            <w:tcW w:w="2404" w:type="dxa"/>
            <w:tcBorders/>
            <w:shd w:color="auto" w:fill="auto" w:val="clear"/>
          </w:tcPr>
          <w:p>
            <w:pPr>
              <w:pStyle w:val="Normal"/>
              <w:spacing w:lineRule="auto" w:line="240"/>
              <w:rPr/>
            </w:pPr>
            <w:r>
              <w:rPr/>
              <w:t>&lt;JDBC URL&gt;</w:t>
            </w:r>
          </w:p>
        </w:tc>
        <w:tc>
          <w:tcPr>
            <w:tcW w:w="6951" w:type="dxa"/>
            <w:tcBorders/>
            <w:shd w:color="auto" w:fill="auto" w:val="clear"/>
            <w:vAlign w:val="center"/>
          </w:tcPr>
          <w:p>
            <w:pPr>
              <w:pStyle w:val="Normal"/>
              <w:spacing w:lineRule="auto" w:line="240"/>
              <w:rPr/>
            </w:pPr>
            <w:r>
              <w:rPr/>
              <w:t>JDBC URL of database to be downloaded</w:t>
              <w:br/>
              <w:t>e.g.</w:t>
            </w:r>
          </w:p>
          <w:p>
            <w:pPr>
              <w:pStyle w:val="Normal"/>
              <w:spacing w:lineRule="auto" w:line="240"/>
              <w:rPr>
                <w:b/>
                <w:b/>
                <w:bCs/>
              </w:rPr>
            </w:pPr>
            <w:r>
              <w:rPr>
                <w:b/>
                <w:bCs/>
              </w:rPr>
              <w:t>for </w:t>
            </w:r>
            <w:r>
              <w:rPr>
                <w:b/>
                <w:bCs/>
                <w:i/>
                <w:iCs/>
              </w:rPr>
              <w:t>MS Access</w:t>
            </w:r>
          </w:p>
          <w:p>
            <w:pPr>
              <w:pStyle w:val="Normal"/>
              <w:spacing w:lineRule="auto" w:line="240"/>
              <w:rPr/>
            </w:pPr>
            <w:r>
              <w:rPr>
                <w:i/>
                <w:iCs/>
              </w:rPr>
              <w:t xml:space="preserve">   </w:t>
            </w:r>
            <w:r>
              <w:rPr>
                <w:i/>
                <w:iCs/>
              </w:rPr>
              <w:t>jdbc:access:D:\Projekte\SIARD2\JdbcAccess\testfiles\testdb.mdb</w:t>
            </w:r>
          </w:p>
          <w:p>
            <w:pPr>
              <w:pStyle w:val="Normal"/>
              <w:spacing w:lineRule="auto" w:line="240"/>
              <w:rPr>
                <w:b/>
                <w:b/>
                <w:bCs/>
              </w:rPr>
            </w:pPr>
            <w:r>
              <w:rPr>
                <w:b/>
                <w:bCs/>
              </w:rPr>
              <w:t>for </w:t>
            </w:r>
            <w:r>
              <w:rPr>
                <w:b/>
                <w:bCs/>
                <w:i/>
                <w:iCs/>
              </w:rPr>
              <w:t>DB/2</w:t>
            </w:r>
          </w:p>
          <w:p>
            <w:pPr>
              <w:pStyle w:val="Normal"/>
              <w:spacing w:lineRule="auto" w:line="240"/>
              <w:rPr>
                <w:del w:id="133" w:author="Jan Walker" w:date="2022-08-16T16:35:41Z"/>
              </w:rPr>
            </w:pPr>
            <w:r>
              <w:rPr/>
              <w:t xml:space="preserve">   </w:t>
            </w:r>
            <w:r>
              <w:rPr/>
              <w:t>jdbc:dbserver.enterag.ch:50000/testdb</w:t>
            </w:r>
          </w:p>
          <w:p>
            <w:pPr>
              <w:pStyle w:val="Normal"/>
              <w:widowControl/>
              <w:suppressAutoHyphens w:val="false"/>
              <w:bidi w:val="0"/>
              <w:spacing w:lineRule="auto" w:line="240" w:before="0" w:after="0"/>
              <w:jc w:val="both"/>
              <w:rPr>
                <w:del w:id="136" w:author="Jan Walker" w:date="2022-08-15T13:55:55Z"/>
              </w:rPr>
            </w:pPr>
            <w:del w:id="134" w:author="Jan Walker" w:date="2022-08-15T13:55:55Z">
              <w:r>
                <w:rPr>
                  <w:b/>
                  <w:bCs/>
                </w:rPr>
                <w:delText>for </w:delText>
              </w:r>
            </w:del>
            <w:del w:id="135" w:author="Jan Walker" w:date="2022-08-15T13:55:55Z">
              <w:r>
                <w:rPr>
                  <w:b/>
                  <w:bCs/>
                  <w:i/>
                  <w:iCs/>
                </w:rPr>
                <w:delText>H2 database</w:delText>
              </w:r>
            </w:del>
          </w:p>
          <w:p>
            <w:pPr>
              <w:pStyle w:val="Normal"/>
              <w:spacing w:lineRule="auto" w:line="240"/>
              <w:rPr/>
            </w:pPr>
            <w:del w:id="137" w:author="Jan Walker" w:date="2022-08-15T13:55:55Z">
              <w:r>
                <w:rPr>
                  <w:i/>
                  <w:iCs/>
                </w:rPr>
                <w:delText xml:space="preserve">   </w:delText>
              </w:r>
            </w:del>
            <w:del w:id="138" w:author="Jan Walker" w:date="2022-08-15T13:55:55Z">
              <w:r>
                <w:rPr>
                  <w:i/>
                  <w:iCs/>
                </w:rPr>
                <w:delText>jdbc:h2:D:/Projekte/SIARD2/JdbcH2/data/testdb</w:delText>
              </w:r>
            </w:del>
          </w:p>
          <w:p>
            <w:pPr>
              <w:pStyle w:val="Normal"/>
              <w:spacing w:lineRule="auto" w:line="240"/>
              <w:rPr>
                <w:b/>
                <w:b/>
                <w:bCs/>
              </w:rPr>
            </w:pPr>
            <w:r>
              <w:rPr>
                <w:b/>
                <w:bCs/>
              </w:rPr>
              <w:t>for </w:t>
            </w:r>
            <w:r>
              <w:rPr>
                <w:b/>
                <w:bCs/>
                <w:i/>
                <w:iCs/>
              </w:rPr>
              <w:t>MySQL</w:t>
            </w:r>
          </w:p>
          <w:p>
            <w:pPr>
              <w:pStyle w:val="Normal"/>
              <w:spacing w:lineRule="auto" w:line="240"/>
              <w:rPr/>
            </w:pPr>
            <w:r>
              <w:rPr>
                <w:i/>
                <w:iCs/>
              </w:rPr>
              <w:t xml:space="preserve">   </w:t>
            </w:r>
            <w:r>
              <w:rPr>
                <w:i/>
                <w:iCs/>
              </w:rPr>
              <w:t>jdbc:mysql://dbserver.enterag.ch:3306/testdb</w:t>
            </w:r>
          </w:p>
          <w:p>
            <w:pPr>
              <w:pStyle w:val="Normal"/>
              <w:spacing w:lineRule="auto" w:line="240"/>
              <w:rPr>
                <w:b/>
                <w:b/>
                <w:bCs/>
              </w:rPr>
            </w:pPr>
            <w:r>
              <w:rPr>
                <w:b/>
                <w:bCs/>
              </w:rPr>
              <w:t>for </w:t>
            </w:r>
            <w:r>
              <w:rPr>
                <w:b/>
                <w:bCs/>
                <w:i/>
                <w:iCs/>
              </w:rPr>
              <w:t>Oracle</w:t>
            </w:r>
          </w:p>
          <w:p>
            <w:pPr>
              <w:pStyle w:val="Normal"/>
              <w:spacing w:lineRule="auto" w:line="240"/>
              <w:rPr/>
            </w:pPr>
            <w:r>
              <w:rPr>
                <w:i/>
                <w:iCs/>
              </w:rPr>
              <w:t xml:space="preserve">   </w:t>
            </w:r>
            <w:r>
              <w:rPr>
                <w:i/>
                <w:iCs/>
              </w:rPr>
              <w:t>jdbc:oracle:thin:@dbserver.enterag.ch:1521:orcl</w:t>
            </w:r>
          </w:p>
          <w:p>
            <w:pPr>
              <w:pStyle w:val="Normal"/>
              <w:spacing w:lineRule="auto" w:line="240"/>
              <w:rPr>
                <w:b/>
                <w:b/>
                <w:bCs/>
              </w:rPr>
            </w:pPr>
            <w:r>
              <w:rPr>
                <w:b/>
                <w:bCs/>
              </w:rPr>
              <w:t>for </w:t>
            </w:r>
            <w:r>
              <w:rPr>
                <w:b/>
                <w:bCs/>
                <w:i/>
                <w:iCs/>
              </w:rPr>
              <w:t>Postgres</w:t>
            </w:r>
          </w:p>
          <w:p>
            <w:pPr>
              <w:pStyle w:val="Normal"/>
              <w:spacing w:lineRule="auto" w:line="240"/>
              <w:rPr/>
            </w:pPr>
            <w:r>
              <w:rPr>
                <w:i/>
                <w:iCs/>
              </w:rPr>
              <w:t xml:space="preserve">   </w:t>
            </w:r>
            <w:r>
              <w:rPr>
                <w:i/>
                <w:iCs/>
              </w:rPr>
              <w:t>jdbc:postgresql://dbserver.enterag.ch:5432/testdb</w:t>
            </w:r>
          </w:p>
          <w:p>
            <w:pPr>
              <w:pStyle w:val="Normal"/>
              <w:spacing w:lineRule="auto" w:line="240"/>
              <w:rPr>
                <w:b/>
                <w:b/>
                <w:bCs/>
              </w:rPr>
            </w:pPr>
            <w:r>
              <w:rPr>
                <w:b/>
                <w:bCs/>
              </w:rPr>
              <w:t>for SQL Server</w:t>
            </w:r>
          </w:p>
          <w:p>
            <w:pPr>
              <w:pStyle w:val="Normal"/>
              <w:spacing w:lineRule="auto" w:line="240"/>
              <w:rPr/>
            </w:pPr>
            <w:r>
              <w:rPr>
                <w:i/>
                <w:iCs/>
              </w:rPr>
              <w:t xml:space="preserve">   </w:t>
            </w:r>
            <w:r>
              <w:rPr>
                <w:i/>
                <w:iCs/>
              </w:rPr>
              <w:t>jdbc:sqlserver://dbserver.enterag.ch\testdb:1433</w:t>
            </w:r>
            <w:r>
              <w:rPr/>
              <w:br/>
              <w:t xml:space="preserve">   (in bash shell the latter must be quoted with duplicated backslash:</w:t>
              <w:br/>
            </w:r>
            <w:r>
              <w:rPr>
                <w:i/>
                <w:iCs/>
              </w:rPr>
              <w:t xml:space="preserve">   "jdbc:sqlserver://dbserver.enterag.ch\\testdb:1433"</w:t>
            </w:r>
            <w:r>
              <w:rPr/>
              <w:t>)</w:t>
            </w:r>
          </w:p>
          <w:p>
            <w:pPr>
              <w:pStyle w:val="Normal"/>
              <w:spacing w:lineRule="auto" w:line="240"/>
              <w:rPr/>
            </w:pPr>
            <w:r>
              <w:rPr/>
            </w:r>
          </w:p>
        </w:tc>
      </w:tr>
      <w:tr>
        <w:trPr/>
        <w:tc>
          <w:tcPr>
            <w:tcW w:w="2404" w:type="dxa"/>
            <w:tcBorders/>
            <w:shd w:color="auto" w:fill="auto" w:val="clear"/>
            <w:vAlign w:val="center"/>
          </w:tcPr>
          <w:p>
            <w:pPr>
              <w:pStyle w:val="Normal"/>
              <w:spacing w:lineRule="auto" w:line="240"/>
              <w:rPr/>
            </w:pPr>
            <w:r>
              <w:rPr/>
              <w:t>&lt;database user&gt;</w:t>
            </w:r>
          </w:p>
        </w:tc>
        <w:tc>
          <w:tcPr>
            <w:tcW w:w="6951" w:type="dxa"/>
            <w:tcBorders/>
            <w:shd w:color="auto" w:fill="auto" w:val="clear"/>
            <w:vAlign w:val="center"/>
          </w:tcPr>
          <w:p>
            <w:pPr>
              <w:pStyle w:val="Normal"/>
              <w:spacing w:lineRule="auto" w:line="240"/>
              <w:rPr/>
            </w:pPr>
            <w:r>
              <w:rPr/>
              <w:t>database user</w:t>
            </w:r>
          </w:p>
        </w:tc>
      </w:tr>
      <w:tr>
        <w:trPr/>
        <w:tc>
          <w:tcPr>
            <w:tcW w:w="2404" w:type="dxa"/>
            <w:tcBorders/>
            <w:shd w:color="auto" w:fill="auto" w:val="clear"/>
            <w:vAlign w:val="center"/>
          </w:tcPr>
          <w:p>
            <w:pPr>
              <w:pStyle w:val="Normal"/>
              <w:spacing w:lineRule="auto" w:line="240"/>
              <w:rPr/>
            </w:pPr>
            <w:r>
              <w:rPr/>
              <w:t>&lt;database password&gt;</w:t>
            </w:r>
          </w:p>
        </w:tc>
        <w:tc>
          <w:tcPr>
            <w:tcW w:w="6951" w:type="dxa"/>
            <w:tcBorders/>
            <w:shd w:color="auto" w:fill="auto" w:val="clear"/>
            <w:vAlign w:val="center"/>
          </w:tcPr>
          <w:p>
            <w:pPr>
              <w:pStyle w:val="Normal"/>
              <w:spacing w:lineRule="auto" w:line="240"/>
              <w:rPr/>
            </w:pPr>
            <w:r>
              <w:rPr/>
              <w:t>database password</w:t>
            </w:r>
          </w:p>
        </w:tc>
      </w:tr>
      <w:tr>
        <w:trPr/>
        <w:tc>
          <w:tcPr>
            <w:tcW w:w="2404" w:type="dxa"/>
            <w:tcBorders/>
            <w:shd w:color="auto" w:fill="auto" w:val="clear"/>
            <w:vAlign w:val="center"/>
          </w:tcPr>
          <w:p>
            <w:pPr>
              <w:pStyle w:val="Normal"/>
              <w:spacing w:lineRule="auto" w:line="240"/>
              <w:rPr/>
            </w:pPr>
            <w:r>
              <w:rPr/>
              <w:t>&lt;siard file&gt;</w:t>
            </w:r>
          </w:p>
        </w:tc>
        <w:tc>
          <w:tcPr>
            <w:tcW w:w="6951" w:type="dxa"/>
            <w:tcBorders/>
            <w:shd w:color="auto" w:fill="auto" w:val="clear"/>
            <w:vAlign w:val="center"/>
          </w:tcPr>
          <w:p>
            <w:pPr>
              <w:pStyle w:val="Normal"/>
              <w:spacing w:lineRule="auto" w:line="240"/>
              <w:rPr/>
            </w:pPr>
            <w:r>
              <w:rPr/>
              <w:t>name of .siard file to be written</w:t>
            </w:r>
          </w:p>
        </w:tc>
      </w:tr>
      <w:tr>
        <w:trPr/>
        <w:tc>
          <w:tcPr>
            <w:tcW w:w="2404" w:type="dxa"/>
            <w:tcBorders/>
            <w:shd w:color="auto" w:fill="auto" w:val="clear"/>
            <w:vAlign w:val="center"/>
          </w:tcPr>
          <w:p>
            <w:pPr>
              <w:pStyle w:val="Normal"/>
              <w:spacing w:lineRule="auto" w:line="240"/>
              <w:rPr/>
            </w:pPr>
            <w:r>
              <w:rPr/>
              <w:t>&lt;export meta data&gt;</w:t>
            </w:r>
          </w:p>
        </w:tc>
        <w:tc>
          <w:tcPr>
            <w:tcW w:w="6951" w:type="dxa"/>
            <w:tcBorders/>
            <w:shd w:color="auto" w:fill="auto" w:val="clear"/>
            <w:vAlign w:val="center"/>
          </w:tcPr>
          <w:p>
            <w:pPr>
              <w:pStyle w:val="Normal"/>
              <w:spacing w:lineRule="auto" w:line="240"/>
              <w:rPr/>
            </w:pPr>
            <w:r>
              <w:rPr/>
              <w:t>name of meta data .xml file to be exported</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rFonts w:cs="Arial"/>
          <w:b/>
          <w:b/>
          <w:sz w:val="28"/>
          <w:szCs w:val="28"/>
          <w:lang w:eastAsia="de-DE"/>
        </w:rPr>
      </w:pPr>
      <w:r>
        <w:rPr>
          <w:rFonts w:cs="Arial"/>
          <w:b/>
          <w:sz w:val="28"/>
          <w:szCs w:val="28"/>
          <w:lang w:eastAsia="de-DE"/>
        </w:rPr>
      </w:r>
      <w:r>
        <w:br w:type="page"/>
      </w:r>
    </w:p>
    <w:p>
      <w:pPr>
        <w:pStyle w:val="Heading3"/>
        <w:numPr>
          <w:ilvl w:val="2"/>
          <w:numId w:val="2"/>
        </w:numPr>
        <w:rPr/>
      </w:pPr>
      <w:bookmarkStart w:id="82" w:name="_Toc48828167"/>
      <w:r>
        <w:rPr/>
        <w:t>Notes</w:t>
      </w:r>
      <w:bookmarkEnd w:id="82"/>
    </w:p>
    <w:p>
      <w:pPr>
        <w:pStyle w:val="Normal"/>
        <w:spacing w:lineRule="auto" w:line="240"/>
        <w:rPr/>
      </w:pPr>
      <w:r>
        <w:rPr/>
        <w:t xml:space="preserve">Either the </w:t>
      </w:r>
      <w:r>
        <w:rPr>
          <w:i/>
        </w:rPr>
        <w:t>SIARD file</w:t>
      </w:r>
      <w:r>
        <w:rPr/>
        <w:t xml:space="preserve"> or the export metadata file or both must be given.</w:t>
      </w:r>
    </w:p>
    <w:p>
      <w:pPr>
        <w:pStyle w:val="Normal"/>
        <w:spacing w:lineRule="auto" w:line="240"/>
        <w:rPr/>
      </w:pPr>
      <w:r>
        <w:rPr/>
      </w:r>
    </w:p>
    <w:p>
      <w:pPr>
        <w:pStyle w:val="Normal"/>
        <w:spacing w:lineRule="auto" w:line="240"/>
        <w:rPr/>
      </w:pPr>
      <w:r>
        <w:rPr/>
        <w:t>The </w:t>
      </w:r>
      <w:r>
        <w:rPr>
          <w:i/>
          <w:iCs/>
        </w:rPr>
        <w:t>SiardFromDb</w:t>
      </w:r>
      <w:r>
        <w:rPr/>
        <w:t> program should be used against a database snapshot</w:t>
      </w:r>
      <w:del w:id="139" w:author="Jan Walker" w:date="2022-07-06T18:02:22Z">
        <w:r>
          <w:rPr/>
          <w:delText>,</w:delText>
        </w:r>
      </w:del>
      <w:r>
        <w:rPr/>
        <w:t xml:space="preserve"> which doesn't change during the archiving process.</w:t>
      </w:r>
    </w:p>
    <w:p>
      <w:pPr>
        <w:pStyle w:val="Normal"/>
        <w:spacing w:lineRule="auto" w:line="240"/>
        <w:rPr/>
      </w:pPr>
      <w:r>
        <w:rPr/>
      </w:r>
    </w:p>
    <w:p>
      <w:pPr>
        <w:pStyle w:val="Normal"/>
        <w:spacing w:lineRule="auto" w:line="240"/>
        <w:rPr/>
      </w:pPr>
      <w:r>
        <w:rPr/>
        <w:t>The option </w:t>
      </w:r>
      <w:r>
        <w:rPr>
          <w:i/>
          <w:iCs/>
        </w:rPr>
        <w:t>archive views as tables</w:t>
      </w:r>
      <w:r>
        <w:rPr/>
        <w:t> usually leads to data duplication and is therefore not recommended. However, it is useful when the archival user has read access to the views but not to the base tables.</w:t>
      </w:r>
    </w:p>
    <w:p>
      <w:pPr>
        <w:pStyle w:val="Normal"/>
        <w:spacing w:lineRule="auto" w:line="240"/>
        <w:rPr/>
      </w:pPr>
      <w:r>
        <w:rPr/>
      </w:r>
    </w:p>
    <w:p>
      <w:pPr>
        <w:pStyle w:val="Normal"/>
        <w:spacing w:lineRule="auto" w:line="240"/>
        <w:rPr/>
      </w:pPr>
      <w:r>
        <w:rPr/>
        <w:t xml:space="preserve">The archiving process either </w:t>
      </w:r>
      <w:del w:id="140" w:author="Jan Walker" w:date="2022-07-06T18:05:41Z">
        <w:r>
          <w:rPr/>
          <w:delText>wholly</w:delText>
        </w:r>
      </w:del>
      <w:ins w:id="141" w:author="Jan Walker" w:date="2022-07-06T18:05:41Z">
        <w:r>
          <w:rPr>
            <w:sz w:val="22"/>
            <w:lang w:val="en-GB"/>
          </w:rPr>
          <w:t>completely</w:t>
        </w:r>
      </w:ins>
      <w:r>
        <w:rPr/>
        <w:t xml:space="preserve"> succeeds or </w:t>
      </w:r>
      <w:del w:id="142" w:author="Jan Walker" w:date="2022-07-06T18:05:49Z">
        <w:r>
          <w:rPr/>
          <w:delText>wholly</w:delText>
        </w:r>
      </w:del>
      <w:ins w:id="143" w:author="Jan Walker" w:date="2022-07-06T18:05:49Z">
        <w:r>
          <w:rPr>
            <w:sz w:val="22"/>
            <w:lang w:val="en-GB"/>
          </w:rPr>
          <w:t>completely</w:t>
        </w:r>
      </w:ins>
      <w:r>
        <w:rPr/>
        <w:t xml:space="preserve"> fails.</w:t>
      </w:r>
    </w:p>
    <w:p>
      <w:pPr>
        <w:pStyle w:val="Normal"/>
        <w:spacing w:lineRule="auto" w:line="240"/>
        <w:rPr/>
      </w:pPr>
      <w:r>
        <w:rPr/>
      </w:r>
    </w:p>
    <w:p>
      <w:pPr>
        <w:pStyle w:val="Normal"/>
        <w:spacing w:lineRule="auto" w:line="240"/>
        <w:rPr/>
      </w:pPr>
      <w:r>
        <w:rPr/>
        <w:t>For large databases, it is recommended to download just the metadata XML beforehand. This gives insight into all the metadata and table sizes, which helps to estimate the download time needed. Furthermore, one should use the </w:t>
      </w:r>
      <w:r>
        <w:rPr>
          <w:i/>
          <w:iCs/>
        </w:rPr>
        <w:t>-q 0</w:t>
      </w:r>
      <w:r>
        <w:rPr/>
        <w:t> option for large tables, as it is not possible to estimate how many seconds a size query will take.</w:t>
      </w:r>
    </w:p>
    <w:p>
      <w:pPr>
        <w:pStyle w:val="Normal"/>
        <w:spacing w:lineRule="auto" w:line="240"/>
        <w:rPr/>
      </w:pPr>
      <w:r>
        <w:rPr/>
      </w:r>
    </w:p>
    <w:p>
      <w:pPr>
        <w:pStyle w:val="Normal"/>
        <w:spacing w:lineRule="auto" w:line="240"/>
        <w:rPr/>
      </w:pPr>
      <w:r>
        <w:rPr/>
        <w:t xml:space="preserve">The conversion of TIMEs and TIMESTAMPs in the database depends on the local time zone. If the time 15:30 is stored in Zurich, the UTC time value 14:30 will be stored in the </w:t>
      </w:r>
      <w:r>
        <w:rPr>
          <w:i/>
        </w:rPr>
        <w:t>SIARD file</w:t>
      </w:r>
      <w:r>
        <w:rPr/>
        <w:t xml:space="preserve"> – in winter. To suppress this conversion one must start </w:t>
      </w:r>
      <w:r>
        <w:rPr>
          <w:i/>
          <w:iCs/>
        </w:rPr>
        <w:t>SiardFromDb</w:t>
      </w:r>
      <w:r>
        <w:rPr/>
        <w:t> with the option</w:t>
      </w:r>
    </w:p>
    <w:p>
      <w:pPr>
        <w:pStyle w:val="Normal"/>
        <w:spacing w:lineRule="auto" w:line="240"/>
        <w:rPr/>
      </w:pPr>
      <w:r>
        <w:rPr/>
      </w:r>
    </w:p>
    <w:p>
      <w:pPr>
        <w:pStyle w:val="Normal"/>
        <w:spacing w:lineRule="auto" w:line="240"/>
        <w:rPr/>
      </w:pPr>
      <w:r>
        <w:rPr/>
        <w:drawing>
          <wp:inline distT="0" distB="0" distL="0" distR="0">
            <wp:extent cx="5760085" cy="369570"/>
            <wp:effectExtent l="0" t="0" r="0" b="0"/>
            <wp:docPr id="36"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17" descr=""/>
                    <pic:cNvPicPr>
                      <a:picLocks noChangeAspect="1" noChangeArrowheads="1"/>
                    </pic:cNvPicPr>
                  </pic:nvPicPr>
                  <pic:blipFill>
                    <a:blip r:embed="rId98"/>
                    <a:stretch>
                      <a:fillRect/>
                    </a:stretch>
                  </pic:blipFill>
                  <pic:spPr bwMode="auto">
                    <a:xfrm>
                      <a:off x="0" y="0"/>
                      <a:ext cx="5760085" cy="369570"/>
                    </a:xfrm>
                    <a:prstGeom prst="rect">
                      <a:avLst/>
                    </a:prstGeom>
                  </pic:spPr>
                </pic:pic>
              </a:graphicData>
            </a:graphic>
          </wp:inline>
        </w:drawing>
      </w:r>
    </w:p>
    <w:p>
      <w:pPr>
        <w:pStyle w:val="Normal"/>
        <w:spacing w:lineRule="auto" w:line="240"/>
        <w:rPr/>
      </w:pPr>
      <w:r>
        <w:rPr/>
      </w:r>
    </w:p>
    <w:p>
      <w:pPr>
        <w:pStyle w:val="Normal"/>
        <w:rPr/>
      </w:pPr>
      <w:r>
        <w:rPr/>
        <w:t>which tells SIARD to interpret all database times as UTC times.</w:t>
      </w:r>
    </w:p>
    <w:p>
      <w:pPr>
        <w:pStyle w:val="Normal"/>
        <w:rPr/>
      </w:pPr>
      <w:r>
        <w:rPr/>
      </w:r>
    </w:p>
    <w:p>
      <w:pPr>
        <w:pStyle w:val="Normal"/>
        <w:rPr/>
      </w:pPr>
      <w:r>
        <w:rPr/>
      </w:r>
    </w:p>
    <w:p>
      <w:pPr>
        <w:pStyle w:val="Heading3"/>
        <w:numPr>
          <w:ilvl w:val="2"/>
          <w:numId w:val="2"/>
        </w:numPr>
        <w:rPr/>
      </w:pPr>
      <w:bookmarkStart w:id="83" w:name="_Toc48828168"/>
      <w:r>
        <w:rPr/>
        <w:t>Archiving Database User</w:t>
      </w:r>
      <w:bookmarkEnd w:id="83"/>
    </w:p>
    <w:p>
      <w:pPr>
        <w:pStyle w:val="Normal"/>
        <w:spacing w:lineRule="auto" w:line="240"/>
        <w:rPr/>
      </w:pPr>
      <w:r>
        <w:rPr/>
        <w:t xml:space="preserve">It is generally inadvisable to use the database administrator user (DBA, root, dbo, ...) for downloading a </w:t>
      </w:r>
      <w:r>
        <w:rPr>
          <w:i/>
        </w:rPr>
        <w:t>SIARD archive</w:t>
      </w:r>
      <w:r>
        <w:rPr/>
        <w:t xml:space="preserve">. The extent of the </w:t>
      </w:r>
      <w:r>
        <w:rPr>
          <w:i/>
        </w:rPr>
        <w:t>SIARD archive</w:t>
      </w:r>
      <w:r>
        <w:rPr/>
        <w:t xml:space="preserve"> is defined by the objects to which the archiving database user has read-access. The global DBA usually has read access to all databases on the system as well as numerous system tables that should not be archived. Therefore, it is important that a suitable archiving user be created for the download if one does not exist.</w:t>
      </w:r>
    </w:p>
    <w:p>
      <w:pPr>
        <w:pStyle w:val="Normal"/>
        <w:spacing w:lineRule="auto" w:line="240"/>
        <w:rPr/>
      </w:pPr>
      <w:r>
        <w:rPr/>
      </w:r>
    </w:p>
    <w:p>
      <w:pPr>
        <w:pStyle w:val="Normal"/>
        <w:spacing w:lineRule="auto" w:line="240"/>
        <w:rPr/>
      </w:pPr>
      <w:r>
        <w:rPr/>
      </w:r>
    </w:p>
    <w:p>
      <w:pPr>
        <w:pStyle w:val="Normal"/>
        <w:spacing w:lineRule="auto" w:line="240"/>
        <w:jc w:val="left"/>
        <w:rPr>
          <w:rFonts w:cs="Arial"/>
          <w:b/>
          <w:b/>
          <w:sz w:val="28"/>
          <w:szCs w:val="28"/>
          <w:lang w:eastAsia="de-DE"/>
        </w:rPr>
      </w:pPr>
      <w:r>
        <w:rPr>
          <w:rFonts w:cs="Arial"/>
          <w:b/>
          <w:sz w:val="28"/>
          <w:szCs w:val="28"/>
          <w:lang w:eastAsia="de-DE"/>
        </w:rPr>
      </w:r>
      <w:r>
        <w:br w:type="page"/>
      </w:r>
    </w:p>
    <w:p>
      <w:pPr>
        <w:pStyle w:val="Heading2"/>
        <w:numPr>
          <w:ilvl w:val="1"/>
          <w:numId w:val="2"/>
        </w:numPr>
        <w:rPr/>
      </w:pPr>
      <w:bookmarkStart w:id="84" w:name="_Toc48828169"/>
      <w:r>
        <w:rPr/>
        <w:t>SiardToDb</w:t>
      </w:r>
      <w:bookmarkEnd w:id="84"/>
    </w:p>
    <w:p>
      <w:pPr>
        <w:pStyle w:val="Normal"/>
        <w:spacing w:lineRule="auto" w:line="240"/>
        <w:rPr/>
      </w:pPr>
      <w:r>
        <w:rPr>
          <w:i/>
          <w:iCs/>
        </w:rPr>
        <w:t>SiardToDb</w:t>
      </w:r>
      <w:r>
        <w:rPr/>
        <w:t> is a command-line program</w:t>
      </w:r>
      <w:del w:id="144" w:author="Jan Walker" w:date="2022-07-06T18:05:33Z">
        <w:r>
          <w:rPr/>
          <w:delText>,</w:delText>
        </w:r>
      </w:del>
      <w:r>
        <w:rPr/>
        <w:t xml:space="preserve"> which loads a </w:t>
      </w:r>
      <w:r>
        <w:rPr>
          <w:i/>
        </w:rPr>
        <w:t>SIARD archive</w:t>
      </w:r>
      <w:r>
        <w:rPr/>
        <w:t xml:space="preserve"> into a database for research purposes.</w:t>
      </w:r>
    </w:p>
    <w:p>
      <w:pPr>
        <w:pStyle w:val="Normal"/>
        <w:spacing w:lineRule="auto" w:line="240"/>
        <w:rPr/>
      </w:pPr>
      <w:r>
        <w:rPr/>
      </w:r>
    </w:p>
    <w:p>
      <w:pPr>
        <w:pStyle w:val="Normal"/>
        <w:spacing w:lineRule="auto" w:line="240"/>
        <w:rPr/>
      </w:pPr>
      <w:r>
        <w:rPr/>
      </w:r>
    </w:p>
    <w:p>
      <w:pPr>
        <w:pStyle w:val="Heading3"/>
        <w:numPr>
          <w:ilvl w:val="2"/>
          <w:numId w:val="2"/>
        </w:numPr>
        <w:rPr/>
      </w:pPr>
      <w:bookmarkStart w:id="85" w:name="_Toc48828170"/>
      <w:r>
        <w:rPr/>
        <w:t>Invocation</w:t>
      </w:r>
      <w:bookmarkEnd w:id="85"/>
    </w:p>
    <w:p>
      <w:pPr>
        <w:pStyle w:val="Normal"/>
        <w:spacing w:lineRule="auto" w:line="240"/>
        <w:rPr/>
      </w:pPr>
      <w:r>
        <w:rPr/>
        <w:drawing>
          <wp:inline distT="0" distB="0" distL="0" distR="0">
            <wp:extent cx="5760085" cy="800735"/>
            <wp:effectExtent l="0" t="0" r="0" b="0"/>
            <wp:docPr id="37"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0" descr=""/>
                    <pic:cNvPicPr>
                      <a:picLocks noChangeAspect="1" noChangeArrowheads="1"/>
                    </pic:cNvPicPr>
                  </pic:nvPicPr>
                  <pic:blipFill>
                    <a:blip r:embed="rId99"/>
                    <a:stretch>
                      <a:fillRect/>
                    </a:stretch>
                  </pic:blipFill>
                  <pic:spPr bwMode="auto">
                    <a:xfrm>
                      <a:off x="0" y="0"/>
                      <a:ext cx="5760085" cy="800735"/>
                    </a:xfrm>
                    <a:prstGeom prst="rect">
                      <a:avLst/>
                    </a:prstGeom>
                  </pic:spPr>
                </pic:pic>
              </a:graphicData>
            </a:graphic>
          </wp:inline>
        </w:drawing>
      </w:r>
    </w:p>
    <w:p>
      <w:pPr>
        <w:pStyle w:val="Normal"/>
        <w:spacing w:lineRule="auto" w:line="240"/>
        <w:rPr/>
      </w:pPr>
      <w:r>
        <w:rPr/>
      </w:r>
    </w:p>
    <w:p>
      <w:pPr>
        <w:pStyle w:val="Normal"/>
        <w:spacing w:lineRule="auto" w:line="240"/>
        <w:rPr/>
      </w:pPr>
      <w:r>
        <w:rPr/>
        <w:t>Specify &lt;siardpath&gt; as the folder where </w:t>
      </w:r>
      <w:r>
        <w:rPr>
          <w:i/>
          <w:iCs/>
        </w:rPr>
        <w:t>SIARD Suite</w:t>
      </w:r>
      <w:r>
        <w:rPr/>
        <w:t> is installed. The file </w:t>
      </w:r>
      <w:r>
        <w:rPr>
          <w:i/>
          <w:iCs/>
        </w:rPr>
        <w:t>siardcmd.jar</w:t>
      </w:r>
      <w:r>
        <w:rPr/>
        <w:t> is in the </w:t>
      </w:r>
      <w:r>
        <w:rPr>
          <w:i/>
          <w:iCs/>
        </w:rPr>
        <w:t>lib</w:t>
      </w:r>
      <w:r>
        <w:rPr/>
        <w:t> subfolder with its class </w:t>
      </w:r>
      <w:r>
        <w:rPr>
          <w:i/>
          <w:iCs/>
        </w:rPr>
        <w:t>ch.admin.bar.siard2.cmd.SiardToDb</w:t>
      </w:r>
      <w:r>
        <w:rPr/>
        <w:t>, whose </w:t>
      </w:r>
      <w:r>
        <w:rPr>
          <w:i/>
          <w:iCs/>
        </w:rPr>
        <w:t>main()</w:t>
      </w:r>
      <w:r>
        <w:rPr/>
        <w:t> should be invoked with </w:t>
      </w:r>
      <w:r>
        <w:rPr>
          <w:i/>
          <w:iCs/>
        </w:rPr>
        <w:t>java</w:t>
      </w:r>
      <w:r>
        <w:rPr/>
        <w:t> (it is better to use </w:t>
      </w:r>
      <w:r>
        <w:rPr>
          <w:i/>
          <w:iCs/>
        </w:rPr>
        <w:t>javaw</w:t>
      </w:r>
      <w:r>
        <w:rPr/>
        <w:t> under Windows).</w:t>
      </w:r>
    </w:p>
    <w:p>
      <w:pPr>
        <w:pStyle w:val="Normal"/>
        <w:spacing w:lineRule="auto" w:line="240"/>
        <w:rPr/>
      </w:pPr>
      <w:r>
        <w:rPr/>
      </w:r>
    </w:p>
    <w:p>
      <w:pPr>
        <w:pStyle w:val="Normal"/>
        <w:spacing w:lineRule="auto" w:line="240"/>
        <w:rPr/>
      </w:pPr>
      <w:r>
        <w:rPr/>
        <w:t>The call syntax is displayed if the </w:t>
      </w:r>
      <w:r>
        <w:rPr>
          <w:i/>
          <w:iCs/>
        </w:rPr>
        <w:t>-h (help)</w:t>
      </w:r>
      <w:r>
        <w:rPr/>
        <w:t> option is entered on the command line.</w:t>
      </w:r>
    </w:p>
    <w:p>
      <w:pPr>
        <w:pStyle w:val="Normal"/>
        <w:spacing w:lineRule="auto" w:line="240"/>
        <w:rPr/>
      </w:pPr>
      <w:r>
        <w:rPr/>
      </w:r>
    </w:p>
    <w:p>
      <w:pPr>
        <w:pStyle w:val="Normal"/>
        <w:spacing w:lineRule="auto" w:line="240"/>
        <w:rPr/>
      </w:pPr>
      <w:r>
        <w:rPr/>
      </w:r>
    </w:p>
    <w:p>
      <w:pPr>
        <w:pStyle w:val="Heading3"/>
        <w:numPr>
          <w:ilvl w:val="2"/>
          <w:numId w:val="2"/>
        </w:numPr>
        <w:rPr/>
      </w:pPr>
      <w:bookmarkStart w:id="86" w:name="_Toc48828171"/>
      <w:r>
        <w:rPr/>
        <w:t>Arguments</w:t>
      </w:r>
      <w:bookmarkEnd w:id="86"/>
    </w:p>
    <w:p>
      <w:pPr>
        <w:pStyle w:val="TextCDB"/>
        <w:rPr>
          <w:lang w:val="en-GB"/>
        </w:rPr>
      </w:pPr>
      <w:r>
        <w:rPr>
          <w:lang w:val="en-GB"/>
        </w:rPr>
      </w:r>
    </w:p>
    <w:tbl>
      <w:tblPr>
        <w:tblW w:w="8985" w:type="dxa"/>
        <w:jc w:val="left"/>
        <w:tblInd w:w="0" w:type="dxa"/>
        <w:tblCellMar>
          <w:top w:w="0" w:type="dxa"/>
          <w:left w:w="57" w:type="dxa"/>
          <w:bottom w:w="0" w:type="dxa"/>
          <w:right w:w="57" w:type="dxa"/>
        </w:tblCellMar>
        <w:tblLook w:val="04a0" w:noHBand="0" w:noVBand="1" w:firstColumn="1" w:lastRow="0" w:lastColumn="0" w:firstRow="1"/>
      </w:tblPr>
      <w:tblGrid>
        <w:gridCol w:w="2276"/>
        <w:gridCol w:w="6708"/>
      </w:tblGrid>
      <w:tr>
        <w:trPr/>
        <w:tc>
          <w:tcPr>
            <w:tcW w:w="2276" w:type="dxa"/>
            <w:tcBorders/>
            <w:shd w:color="auto" w:fill="auto" w:val="clear"/>
            <w:vAlign w:val="center"/>
          </w:tcPr>
          <w:p>
            <w:pPr>
              <w:pStyle w:val="Normal"/>
              <w:spacing w:lineRule="auto" w:line="240"/>
              <w:rPr>
                <w:b/>
                <w:b/>
                <w:bCs/>
              </w:rPr>
            </w:pPr>
            <w:r>
              <w:rPr>
                <w:b/>
                <w:bCs/>
              </w:rPr>
              <w:t>Argument</w:t>
            </w:r>
          </w:p>
        </w:tc>
        <w:tc>
          <w:tcPr>
            <w:tcW w:w="6708" w:type="dxa"/>
            <w:tcBorders/>
            <w:shd w:color="auto" w:fill="auto" w:val="clear"/>
            <w:vAlign w:val="center"/>
          </w:tcPr>
          <w:p>
            <w:pPr>
              <w:pStyle w:val="Normal"/>
              <w:spacing w:lineRule="auto" w:line="240"/>
              <w:rPr>
                <w:b/>
                <w:b/>
                <w:bCs/>
              </w:rPr>
            </w:pPr>
            <w:r>
              <w:rPr>
                <w:b/>
                <w:bCs/>
              </w:rPr>
              <w:t>Meaning</w:t>
            </w:r>
          </w:p>
        </w:tc>
      </w:tr>
      <w:tr>
        <w:trPr/>
        <w:tc>
          <w:tcPr>
            <w:tcW w:w="2276" w:type="dxa"/>
            <w:tcBorders/>
            <w:shd w:color="auto" w:fill="auto" w:val="clear"/>
            <w:vAlign w:val="center"/>
          </w:tcPr>
          <w:p>
            <w:pPr>
              <w:pStyle w:val="Normal"/>
              <w:spacing w:lineRule="auto" w:line="240"/>
              <w:rPr/>
            </w:pPr>
            <w:r>
              <w:rPr/>
              <w:t>-o</w:t>
            </w:r>
          </w:p>
        </w:tc>
        <w:tc>
          <w:tcPr>
            <w:tcW w:w="6708" w:type="dxa"/>
            <w:tcBorders/>
            <w:shd w:color="auto" w:fill="auto" w:val="clear"/>
            <w:vAlign w:val="center"/>
          </w:tcPr>
          <w:p>
            <w:pPr>
              <w:pStyle w:val="Normal"/>
              <w:spacing w:lineRule="auto" w:line="240"/>
              <w:rPr/>
            </w:pPr>
            <w:r>
              <w:rPr/>
              <w:t>overwrite types and/or tables in the database if they exist</w:t>
            </w:r>
          </w:p>
        </w:tc>
      </w:tr>
      <w:tr>
        <w:trPr/>
        <w:tc>
          <w:tcPr>
            <w:tcW w:w="2276" w:type="dxa"/>
            <w:tcBorders/>
            <w:shd w:color="auto" w:fill="auto" w:val="clear"/>
            <w:vAlign w:val="center"/>
          </w:tcPr>
          <w:p>
            <w:pPr>
              <w:pStyle w:val="Normal"/>
              <w:spacing w:lineRule="auto" w:line="240"/>
              <w:rPr/>
            </w:pPr>
            <w:r>
              <w:rPr/>
              <w:t>&lt;login timeout&gt;</w:t>
            </w:r>
          </w:p>
        </w:tc>
        <w:tc>
          <w:tcPr>
            <w:tcW w:w="6708" w:type="dxa"/>
            <w:tcBorders/>
            <w:shd w:color="auto" w:fill="auto" w:val="clear"/>
            <w:vAlign w:val="center"/>
          </w:tcPr>
          <w:p>
            <w:pPr>
              <w:pStyle w:val="Normal"/>
              <w:spacing w:lineRule="auto" w:line="240"/>
              <w:rPr/>
            </w:pPr>
            <w:r>
              <w:rPr/>
              <w:t>timeout in seconds for login (0 for unlimited)</w:t>
            </w:r>
          </w:p>
        </w:tc>
      </w:tr>
      <w:tr>
        <w:trPr/>
        <w:tc>
          <w:tcPr>
            <w:tcW w:w="2276" w:type="dxa"/>
            <w:tcBorders/>
            <w:shd w:color="auto" w:fill="auto" w:val="clear"/>
            <w:vAlign w:val="center"/>
          </w:tcPr>
          <w:p>
            <w:pPr>
              <w:pStyle w:val="Normal"/>
              <w:spacing w:lineRule="auto" w:line="240"/>
              <w:rPr/>
            </w:pPr>
            <w:r>
              <w:rPr/>
              <w:t>&lt;query timeout&gt;</w:t>
            </w:r>
          </w:p>
        </w:tc>
        <w:tc>
          <w:tcPr>
            <w:tcW w:w="6708" w:type="dxa"/>
            <w:tcBorders/>
            <w:shd w:color="auto" w:fill="auto" w:val="clear"/>
            <w:vAlign w:val="center"/>
          </w:tcPr>
          <w:p>
            <w:pPr>
              <w:pStyle w:val="Normal"/>
              <w:spacing w:lineRule="auto" w:line="240"/>
              <w:rPr/>
            </w:pPr>
            <w:r>
              <w:rPr/>
              <w:t>timeout in seconds for query (0 for unlimited)</w:t>
            </w:r>
          </w:p>
        </w:tc>
      </w:tr>
      <w:tr>
        <w:trPr/>
        <w:tc>
          <w:tcPr>
            <w:tcW w:w="2276" w:type="dxa"/>
            <w:tcBorders/>
            <w:shd w:color="auto" w:fill="auto" w:val="clear"/>
            <w:vAlign w:val="center"/>
          </w:tcPr>
          <w:p>
            <w:pPr>
              <w:pStyle w:val="Normal"/>
              <w:spacing w:lineRule="auto" w:line="240"/>
              <w:rPr/>
            </w:pPr>
            <w:r>
              <w:rPr/>
              <w:t>&lt;siard file&gt;</w:t>
            </w:r>
          </w:p>
        </w:tc>
        <w:tc>
          <w:tcPr>
            <w:tcW w:w="6708" w:type="dxa"/>
            <w:tcBorders/>
            <w:shd w:color="auto" w:fill="auto" w:val="clear"/>
            <w:vAlign w:val="center"/>
          </w:tcPr>
          <w:p>
            <w:pPr>
              <w:pStyle w:val="Normal"/>
              <w:spacing w:lineRule="auto" w:line="240"/>
              <w:rPr/>
            </w:pPr>
            <w:r>
              <w:rPr/>
              <w:t>name of .siard file to be uploaded</w:t>
            </w:r>
          </w:p>
        </w:tc>
      </w:tr>
      <w:tr>
        <w:trPr/>
        <w:tc>
          <w:tcPr>
            <w:tcW w:w="2276" w:type="dxa"/>
            <w:tcBorders/>
            <w:shd w:color="auto" w:fill="auto" w:val="clear"/>
          </w:tcPr>
          <w:p>
            <w:pPr>
              <w:pStyle w:val="Normal"/>
              <w:spacing w:lineRule="auto" w:line="240"/>
              <w:rPr/>
            </w:pPr>
            <w:r>
              <w:rPr/>
              <w:t>&lt;JDBC URL&gt;</w:t>
            </w:r>
          </w:p>
        </w:tc>
        <w:tc>
          <w:tcPr>
            <w:tcW w:w="6708" w:type="dxa"/>
            <w:tcBorders/>
            <w:shd w:color="auto" w:fill="auto" w:val="clear"/>
            <w:vAlign w:val="center"/>
          </w:tcPr>
          <w:p>
            <w:pPr>
              <w:pStyle w:val="Normal"/>
              <w:spacing w:lineRule="auto" w:line="240"/>
              <w:rPr/>
            </w:pPr>
            <w:r>
              <w:rPr/>
              <w:t>JDBC URL of the target database</w:t>
              <w:br/>
              <w:t>e.g.</w:t>
            </w:r>
          </w:p>
          <w:p>
            <w:pPr>
              <w:pStyle w:val="Normal"/>
              <w:spacing w:lineRule="auto" w:line="240"/>
              <w:rPr>
                <w:b/>
                <w:b/>
                <w:bCs/>
              </w:rPr>
            </w:pPr>
            <w:r>
              <w:rPr>
                <w:b/>
                <w:bCs/>
              </w:rPr>
              <w:t>for </w:t>
            </w:r>
            <w:r>
              <w:rPr>
                <w:b/>
                <w:bCs/>
                <w:i/>
                <w:iCs/>
              </w:rPr>
              <w:t>MS Access</w:t>
            </w:r>
          </w:p>
          <w:p>
            <w:pPr>
              <w:pStyle w:val="Normal"/>
              <w:spacing w:lineRule="auto" w:line="240"/>
              <w:rPr/>
            </w:pPr>
            <w:r>
              <w:rPr>
                <w:i/>
                <w:iCs/>
              </w:rPr>
              <w:t xml:space="preserve">   </w:t>
            </w:r>
            <w:r>
              <w:rPr>
                <w:i/>
                <w:iCs/>
              </w:rPr>
              <w:t>jdbc:access:D:\Projekte\SIARD2\JdbcAccess\testfiles\testdb.mdb</w:t>
            </w:r>
          </w:p>
          <w:p>
            <w:pPr>
              <w:pStyle w:val="Normal"/>
              <w:spacing w:lineRule="auto" w:line="240"/>
              <w:rPr>
                <w:b/>
                <w:b/>
                <w:bCs/>
              </w:rPr>
            </w:pPr>
            <w:r>
              <w:rPr>
                <w:b/>
                <w:bCs/>
              </w:rPr>
              <w:t>for </w:t>
            </w:r>
            <w:r>
              <w:rPr>
                <w:b/>
                <w:bCs/>
                <w:i/>
                <w:iCs/>
              </w:rPr>
              <w:t>DB/2</w:t>
            </w:r>
          </w:p>
          <w:p>
            <w:pPr>
              <w:pStyle w:val="Normal"/>
              <w:spacing w:lineRule="auto" w:line="240"/>
              <w:rPr/>
            </w:pPr>
            <w:r>
              <w:rPr>
                <w:i/>
                <w:iCs/>
              </w:rPr>
              <w:t xml:space="preserve">   </w:t>
            </w:r>
            <w:r>
              <w:rPr>
                <w:i/>
                <w:iCs/>
              </w:rPr>
              <w:t>jdbc:dbserver.enterag.ch:50000/testdb</w:t>
            </w:r>
          </w:p>
          <w:p>
            <w:pPr>
              <w:pStyle w:val="Normal"/>
              <w:spacing w:lineRule="auto" w:line="240"/>
              <w:rPr>
                <w:b/>
                <w:b/>
                <w:bCs/>
                <w:del w:id="147" w:author="Jan Walker" w:date="2022-08-15T13:56:05Z"/>
              </w:rPr>
            </w:pPr>
            <w:del w:id="145" w:author="Jan Walker" w:date="2022-08-15T13:56:05Z">
              <w:r>
                <w:rPr>
                  <w:b/>
                  <w:bCs/>
                </w:rPr>
                <w:delText>for </w:delText>
              </w:r>
            </w:del>
            <w:del w:id="146" w:author="Jan Walker" w:date="2022-08-15T13:56:05Z">
              <w:r>
                <w:rPr>
                  <w:b/>
                  <w:bCs/>
                  <w:i/>
                  <w:iCs/>
                </w:rPr>
                <w:delText>H2 database</w:delText>
              </w:r>
            </w:del>
          </w:p>
          <w:p>
            <w:pPr>
              <w:pStyle w:val="Normal"/>
              <w:spacing w:lineRule="auto" w:line="240"/>
              <w:rPr>
                <w:del w:id="150" w:author="Jan Walker" w:date="2022-08-16T16:35:52Z"/>
              </w:rPr>
            </w:pPr>
            <w:del w:id="148" w:author="Jan Walker" w:date="2022-08-15T13:56:05Z">
              <w:r>
                <w:rPr>
                  <w:i/>
                  <w:iCs/>
                </w:rPr>
                <w:delText xml:space="preserve">   </w:delText>
              </w:r>
            </w:del>
            <w:del w:id="149" w:author="Jan Walker" w:date="2022-08-15T13:56:05Z">
              <w:r>
                <w:rPr>
                  <w:i/>
                  <w:iCs/>
                </w:rPr>
                <w:delText>jdbc:h2:D:/Projekte/SIARD2/JdbcH2/data/testdb</w:delText>
              </w:r>
            </w:del>
          </w:p>
          <w:p>
            <w:pPr>
              <w:pStyle w:val="Normal"/>
              <w:widowControl/>
              <w:suppressAutoHyphens w:val="false"/>
              <w:bidi w:val="0"/>
              <w:spacing w:lineRule="auto" w:line="240" w:before="0" w:after="0"/>
              <w:jc w:val="both"/>
              <w:rPr>
                <w:b/>
                <w:b/>
                <w:bCs/>
              </w:rPr>
            </w:pPr>
            <w:r>
              <w:rPr>
                <w:b/>
                <w:bCs/>
              </w:rPr>
              <w:t>for </w:t>
            </w:r>
            <w:r>
              <w:rPr>
                <w:b/>
                <w:bCs/>
                <w:i/>
                <w:iCs/>
              </w:rPr>
              <w:t>MySQL</w:t>
            </w:r>
          </w:p>
          <w:p>
            <w:pPr>
              <w:pStyle w:val="Normal"/>
              <w:spacing w:lineRule="auto" w:line="240"/>
              <w:rPr/>
            </w:pPr>
            <w:r>
              <w:rPr>
                <w:i/>
                <w:iCs/>
              </w:rPr>
              <w:t xml:space="preserve">   </w:t>
            </w:r>
            <w:r>
              <w:rPr>
                <w:i/>
                <w:iCs/>
              </w:rPr>
              <w:t>jdbc:mysql://dbserver.enterag.ch:3306/testdb</w:t>
            </w:r>
          </w:p>
          <w:p>
            <w:pPr>
              <w:pStyle w:val="Normal"/>
              <w:spacing w:lineRule="auto" w:line="240"/>
              <w:rPr>
                <w:b/>
                <w:b/>
                <w:bCs/>
              </w:rPr>
            </w:pPr>
            <w:r>
              <w:rPr>
                <w:b/>
                <w:bCs/>
              </w:rPr>
              <w:t>for </w:t>
            </w:r>
            <w:r>
              <w:rPr>
                <w:b/>
                <w:bCs/>
                <w:i/>
                <w:iCs/>
              </w:rPr>
              <w:t>Oracle</w:t>
            </w:r>
          </w:p>
          <w:p>
            <w:pPr>
              <w:pStyle w:val="Normal"/>
              <w:spacing w:lineRule="auto" w:line="240"/>
              <w:rPr/>
            </w:pPr>
            <w:r>
              <w:rPr>
                <w:i/>
                <w:iCs/>
              </w:rPr>
              <w:t xml:space="preserve">   </w:t>
            </w:r>
            <w:r>
              <w:rPr>
                <w:i/>
                <w:iCs/>
              </w:rPr>
              <w:t>jdbc:oracle:thin:@dbserver.enterag.ch:1521:orcl</w:t>
            </w:r>
          </w:p>
          <w:p>
            <w:pPr>
              <w:pStyle w:val="Normal"/>
              <w:spacing w:lineRule="auto" w:line="240"/>
              <w:rPr>
                <w:b/>
                <w:b/>
                <w:bCs/>
              </w:rPr>
            </w:pPr>
            <w:r>
              <w:rPr>
                <w:b/>
                <w:bCs/>
              </w:rPr>
              <w:t>for </w:t>
            </w:r>
            <w:r>
              <w:rPr>
                <w:b/>
                <w:bCs/>
                <w:i/>
                <w:iCs/>
              </w:rPr>
              <w:t>Postgres</w:t>
            </w:r>
          </w:p>
          <w:p>
            <w:pPr>
              <w:pStyle w:val="Normal"/>
              <w:spacing w:lineRule="auto" w:line="240"/>
              <w:rPr/>
            </w:pPr>
            <w:r>
              <w:rPr>
                <w:i/>
                <w:iCs/>
              </w:rPr>
              <w:t xml:space="preserve">   </w:t>
            </w:r>
            <w:r>
              <w:rPr>
                <w:i/>
                <w:iCs/>
              </w:rPr>
              <w:t>jdbc:postgres://dbserver.enterag.ch:5432/testdb</w:t>
            </w:r>
          </w:p>
          <w:p>
            <w:pPr>
              <w:pStyle w:val="Normal"/>
              <w:spacing w:lineRule="auto" w:line="240"/>
              <w:rPr>
                <w:b/>
                <w:b/>
                <w:bCs/>
              </w:rPr>
            </w:pPr>
            <w:r>
              <w:rPr>
                <w:b/>
                <w:bCs/>
              </w:rPr>
              <w:t>for </w:t>
            </w:r>
            <w:r>
              <w:rPr>
                <w:b/>
                <w:bCs/>
                <w:i/>
                <w:iCs/>
              </w:rPr>
              <w:t>SQL Server</w:t>
            </w:r>
          </w:p>
          <w:p>
            <w:pPr>
              <w:pStyle w:val="Normal"/>
              <w:spacing w:lineRule="auto" w:line="240"/>
              <w:rPr/>
            </w:pPr>
            <w:r>
              <w:rPr>
                <w:i/>
                <w:iCs/>
              </w:rPr>
              <w:t xml:space="preserve">   </w:t>
            </w:r>
            <w:r>
              <w:rPr>
                <w:i/>
                <w:iCs/>
              </w:rPr>
              <w:t>jdbc:sqlserver://dbserver.enterag.ch\testdb:1433</w:t>
            </w:r>
            <w:r>
              <w:rPr/>
              <w:br/>
              <w:t xml:space="preserve">   (in bash shell the latter must be quoted with duplicated backslash:</w:t>
              <w:br/>
            </w:r>
            <w:r>
              <w:rPr>
                <w:i/>
                <w:iCs/>
              </w:rPr>
              <w:t xml:space="preserve">   "jdbc:sqlserver://dbserver.enterag.ch\\testdb:1433"</w:t>
            </w:r>
            <w:r>
              <w:rPr/>
              <w:t>)</w:t>
            </w:r>
          </w:p>
        </w:tc>
      </w:tr>
      <w:tr>
        <w:trPr/>
        <w:tc>
          <w:tcPr>
            <w:tcW w:w="2276" w:type="dxa"/>
            <w:tcBorders/>
            <w:shd w:color="auto" w:fill="auto" w:val="clear"/>
            <w:vAlign w:val="center"/>
          </w:tcPr>
          <w:p>
            <w:pPr>
              <w:pStyle w:val="Normal"/>
              <w:spacing w:lineRule="auto" w:line="240"/>
              <w:rPr/>
            </w:pPr>
            <w:r>
              <w:rPr/>
              <w:t>&lt;database user&gt;</w:t>
            </w:r>
          </w:p>
        </w:tc>
        <w:tc>
          <w:tcPr>
            <w:tcW w:w="6708" w:type="dxa"/>
            <w:tcBorders/>
            <w:shd w:color="auto" w:fill="auto" w:val="clear"/>
            <w:vAlign w:val="center"/>
          </w:tcPr>
          <w:p>
            <w:pPr>
              <w:pStyle w:val="Normal"/>
              <w:spacing w:lineRule="auto" w:line="240"/>
              <w:rPr/>
            </w:pPr>
            <w:r>
              <w:rPr/>
              <w:t>database user</w:t>
            </w:r>
          </w:p>
        </w:tc>
      </w:tr>
      <w:tr>
        <w:trPr/>
        <w:tc>
          <w:tcPr>
            <w:tcW w:w="2276" w:type="dxa"/>
            <w:tcBorders/>
            <w:shd w:color="auto" w:fill="auto" w:val="clear"/>
            <w:vAlign w:val="center"/>
          </w:tcPr>
          <w:p>
            <w:pPr>
              <w:pStyle w:val="Normal"/>
              <w:spacing w:lineRule="auto" w:line="240"/>
              <w:rPr/>
            </w:pPr>
            <w:r>
              <w:rPr/>
              <w:t>&lt;database password&gt;</w:t>
            </w:r>
          </w:p>
        </w:tc>
        <w:tc>
          <w:tcPr>
            <w:tcW w:w="6708" w:type="dxa"/>
            <w:tcBorders/>
            <w:shd w:color="auto" w:fill="auto" w:val="clear"/>
            <w:vAlign w:val="center"/>
          </w:tcPr>
          <w:p>
            <w:pPr>
              <w:pStyle w:val="Normal"/>
              <w:spacing w:lineRule="auto" w:line="240"/>
              <w:rPr/>
            </w:pPr>
            <w:r>
              <w:rPr/>
              <w:t>database password</w:t>
            </w:r>
          </w:p>
        </w:tc>
      </w:tr>
      <w:tr>
        <w:trPr/>
        <w:tc>
          <w:tcPr>
            <w:tcW w:w="2276" w:type="dxa"/>
            <w:tcBorders/>
            <w:shd w:color="auto" w:fill="auto" w:val="clear"/>
            <w:vAlign w:val="center"/>
          </w:tcPr>
          <w:p>
            <w:pPr>
              <w:pStyle w:val="Normal"/>
              <w:spacing w:lineRule="auto" w:line="240"/>
              <w:rPr/>
            </w:pPr>
            <w:r>
              <w:rPr/>
              <w:t>&lt;schema&gt;</w:t>
            </w:r>
          </w:p>
        </w:tc>
        <w:tc>
          <w:tcPr>
            <w:tcW w:w="6708" w:type="dxa"/>
            <w:tcBorders/>
            <w:shd w:color="auto" w:fill="auto" w:val="clear"/>
            <w:vAlign w:val="center"/>
          </w:tcPr>
          <w:p>
            <w:pPr>
              <w:pStyle w:val="Normal"/>
              <w:spacing w:lineRule="auto" w:line="240"/>
              <w:rPr>
                <w:lang w:val="de-CH"/>
              </w:rPr>
            </w:pPr>
            <w:r>
              <w:rPr>
                <w:lang w:val="de-CH"/>
              </w:rPr>
              <w:t xml:space="preserve">schema name in </w:t>
            </w:r>
            <w:r>
              <w:rPr>
                <w:i/>
                <w:lang w:val="de-CH"/>
              </w:rPr>
              <w:t>SIARD file</w:t>
            </w:r>
          </w:p>
        </w:tc>
      </w:tr>
      <w:tr>
        <w:trPr/>
        <w:tc>
          <w:tcPr>
            <w:tcW w:w="2276" w:type="dxa"/>
            <w:tcBorders/>
            <w:shd w:color="auto" w:fill="auto" w:val="clear"/>
            <w:vAlign w:val="center"/>
          </w:tcPr>
          <w:p>
            <w:pPr>
              <w:pStyle w:val="Normal"/>
              <w:spacing w:lineRule="auto" w:line="240"/>
              <w:rPr/>
            </w:pPr>
            <w:r>
              <w:rPr/>
              <w:t>&lt;mappedschema&gt;</w:t>
            </w:r>
          </w:p>
        </w:tc>
        <w:tc>
          <w:tcPr>
            <w:tcW w:w="6708" w:type="dxa"/>
            <w:tcBorders/>
            <w:shd w:color="auto" w:fill="auto" w:val="clear"/>
            <w:vAlign w:val="center"/>
          </w:tcPr>
          <w:p>
            <w:pPr>
              <w:pStyle w:val="Normal"/>
              <w:spacing w:lineRule="auto" w:line="240"/>
              <w:rPr/>
            </w:pPr>
            <w:r>
              <w:rPr/>
              <w:t>schema name to be used in database</w:t>
            </w:r>
          </w:p>
        </w:tc>
      </w:tr>
    </w:tbl>
    <w:p>
      <w:pPr>
        <w:pStyle w:val="Normal"/>
        <w:spacing w:lineRule="auto" w:line="240"/>
        <w:rPr/>
      </w:pPr>
      <w:r>
        <w:rPr/>
      </w:r>
    </w:p>
    <w:p>
      <w:pPr>
        <w:pStyle w:val="Normal"/>
        <w:spacing w:lineRule="auto" w:line="240"/>
        <w:rPr/>
      </w:pPr>
      <w:r>
        <w:rPr/>
      </w:r>
    </w:p>
    <w:p>
      <w:pPr>
        <w:pStyle w:val="Normal"/>
        <w:spacing w:lineRule="auto" w:line="240"/>
        <w:rPr>
          <w:rFonts w:cs="Arial"/>
          <w:b/>
          <w:b/>
          <w:sz w:val="24"/>
          <w:szCs w:val="24"/>
          <w:lang w:eastAsia="de-DE"/>
        </w:rPr>
      </w:pPr>
      <w:r>
        <w:rPr>
          <w:rFonts w:cs="Arial"/>
          <w:b/>
          <w:sz w:val="24"/>
          <w:szCs w:val="24"/>
          <w:lang w:eastAsia="de-DE"/>
        </w:rPr>
      </w:r>
      <w:r>
        <w:br w:type="page"/>
      </w:r>
    </w:p>
    <w:p>
      <w:pPr>
        <w:pStyle w:val="Heading3"/>
        <w:numPr>
          <w:ilvl w:val="2"/>
          <w:numId w:val="2"/>
        </w:numPr>
        <w:rPr/>
      </w:pPr>
      <w:bookmarkStart w:id="87" w:name="_Toc48828172"/>
      <w:r>
        <w:rPr/>
        <w:t>Notes</w:t>
      </w:r>
      <w:bookmarkEnd w:id="87"/>
    </w:p>
    <w:p>
      <w:pPr>
        <w:pStyle w:val="Normal"/>
        <w:spacing w:lineRule="auto" w:line="240"/>
        <w:rPr/>
      </w:pPr>
      <w:r>
        <w:rPr/>
        <w:t xml:space="preserve">As older databases are not SQL:2008 compliant, a considerable amount of manual configuration effort is unavoidable in preparation for the upload. There are no Schema objects in MS Access. User and Schema objects are not separate in Oracle. Schemas and databases are not distinct in MySQL. Therefore, target schemas must be created before upload. Also the database user must have the right to create tables and types in those schemas. Because this is not always easily possible, </w:t>
      </w:r>
      <w:r>
        <w:rPr>
          <w:i/>
        </w:rPr>
        <w:t>SIARD</w:t>
      </w:r>
      <w:r>
        <w:rPr/>
        <w:t xml:space="preserve"> schemas are mapped to database schemas according to the list of schema mappings on the command line.</w:t>
      </w:r>
    </w:p>
    <w:p>
      <w:pPr>
        <w:pStyle w:val="Normal"/>
        <w:spacing w:lineRule="auto" w:line="240"/>
        <w:rPr/>
      </w:pPr>
      <w:r>
        <w:rPr/>
      </w:r>
    </w:p>
    <w:p>
      <w:pPr>
        <w:pStyle w:val="Normal"/>
        <w:spacing w:lineRule="auto" w:line="240"/>
        <w:rPr/>
      </w:pPr>
      <w:r>
        <w:rPr/>
        <w:t>Uploading only creates tables and types and attempts to enable unique and foreign key constraints. No other database objects are created. If the constraints cannot be enabled, a warning is issued but the upload is nevertheless considered to be successful. Even without constraints SQL SELECT queries can be issued against the database.</w:t>
      </w:r>
    </w:p>
    <w:p>
      <w:pPr>
        <w:pStyle w:val="Normal"/>
        <w:spacing w:lineRule="auto" w:line="240"/>
        <w:rPr/>
      </w:pPr>
      <w:r>
        <w:rPr/>
      </w:r>
    </w:p>
    <w:p>
      <w:pPr>
        <w:pStyle w:val="Normal"/>
        <w:spacing w:lineRule="auto" w:line="240"/>
        <w:rPr/>
      </w:pPr>
      <w:r>
        <w:rPr/>
        <w:t>Furthermore, certain sacrifices are made. In MS Access, all tables end up in the same MDB/ACCDB. In Oracle, all names longer than 30 characters are abbreviated. To avoid collisions, table and column names are extended by a counter. (E.g. "A far too long a table name for Oracle" becomes "A far too long a table name01".)</w:t>
      </w:r>
    </w:p>
    <w:p>
      <w:pPr>
        <w:pStyle w:val="Normal"/>
        <w:spacing w:lineRule="auto" w:line="240"/>
        <w:rPr/>
      </w:pPr>
      <w:r>
        <w:rPr/>
      </w:r>
    </w:p>
    <w:p>
      <w:pPr>
        <w:pStyle w:val="Normal"/>
        <w:spacing w:lineRule="auto" w:line="240"/>
        <w:rPr/>
      </w:pPr>
      <w:r>
        <w:rPr/>
        <w:t xml:space="preserve">Where the maximum precision and the maximum number of decimals (for instance MS Access) are smaller than required, the values are uploaded with less precision. </w:t>
      </w:r>
      <w:r>
        <w:rPr>
          <w:i/>
        </w:rPr>
        <w:t>SIARD</w:t>
      </w:r>
      <w:r>
        <w:rPr/>
        <w:t xml:space="preserve"> helps as much as is possible in the target database system. Consulting the database metadata via </w:t>
      </w:r>
      <w:r>
        <w:rPr>
          <w:i/>
          <w:iCs/>
        </w:rPr>
        <w:t>SiardGui</w:t>
      </w:r>
      <w:r>
        <w:rPr/>
        <w:t> allows the correct assignment of designations and values.</w:t>
      </w:r>
    </w:p>
    <w:p>
      <w:pPr>
        <w:pStyle w:val="Normal"/>
        <w:spacing w:lineRule="auto" w:line="240"/>
        <w:rPr/>
      </w:pPr>
      <w:r>
        <w:rPr/>
      </w:r>
    </w:p>
    <w:p>
      <w:pPr>
        <w:pStyle w:val="Normal"/>
        <w:spacing w:lineRule="auto" w:line="240"/>
        <w:rPr/>
      </w:pPr>
      <w:r>
        <w:rPr/>
        <w:t xml:space="preserve">The conversion of TIMEs and TIMESTAMPs in the database depends on the local time zone. The UTC time 14:30 in the </w:t>
      </w:r>
      <w:r>
        <w:rPr>
          <w:i/>
        </w:rPr>
        <w:t>SIARD</w:t>
      </w:r>
      <w:r>
        <w:rPr/>
        <w:t xml:space="preserve"> file is uploaded in Zurich as the local time 15:30 to the database – in winter. To suppress this conversion one must start </w:t>
      </w:r>
      <w:r>
        <w:rPr>
          <w:i/>
          <w:iCs/>
        </w:rPr>
        <w:t>SiardToDb</w:t>
      </w:r>
      <w:r>
        <w:rPr/>
        <w:t> with the option:</w:t>
      </w:r>
    </w:p>
    <w:p>
      <w:pPr>
        <w:pStyle w:val="Normal"/>
        <w:spacing w:lineRule="auto" w:line="240"/>
        <w:rPr/>
      </w:pPr>
      <w:r>
        <w:rPr/>
      </w:r>
    </w:p>
    <w:p>
      <w:pPr>
        <w:pStyle w:val="Normal"/>
        <w:spacing w:lineRule="auto" w:line="240"/>
        <w:rPr/>
      </w:pPr>
      <w:r>
        <w:rPr/>
        <w:drawing>
          <wp:inline distT="0" distB="0" distL="0" distR="0">
            <wp:extent cx="5760085" cy="392430"/>
            <wp:effectExtent l="0" t="0" r="0" b="0"/>
            <wp:docPr id="38" name="Grafi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40" descr=""/>
                    <pic:cNvPicPr>
                      <a:picLocks noChangeAspect="1" noChangeArrowheads="1"/>
                    </pic:cNvPicPr>
                  </pic:nvPicPr>
                  <pic:blipFill>
                    <a:blip r:embed="rId100"/>
                    <a:stretch>
                      <a:fillRect/>
                    </a:stretch>
                  </pic:blipFill>
                  <pic:spPr bwMode="auto">
                    <a:xfrm>
                      <a:off x="0" y="0"/>
                      <a:ext cx="5760085" cy="392430"/>
                    </a:xfrm>
                    <a:prstGeom prst="rect">
                      <a:avLst/>
                    </a:prstGeom>
                  </pic:spPr>
                </pic:pic>
              </a:graphicData>
            </a:graphic>
          </wp:inline>
        </w:drawing>
      </w:r>
    </w:p>
    <w:p>
      <w:pPr>
        <w:pStyle w:val="Normal"/>
        <w:spacing w:lineRule="auto" w:line="240"/>
        <w:rPr/>
      </w:pPr>
      <w:r>
        <w:rPr/>
      </w:r>
    </w:p>
    <w:p>
      <w:pPr>
        <w:pStyle w:val="Normal"/>
        <w:spacing w:lineRule="auto" w:line="240"/>
        <w:rPr/>
      </w:pPr>
      <w:r>
        <w:rPr/>
        <w:t xml:space="preserve">which tells </w:t>
      </w:r>
      <w:r>
        <w:rPr>
          <w:i/>
        </w:rPr>
        <w:t>SIARD</w:t>
      </w:r>
      <w:r>
        <w:rPr/>
        <w:t xml:space="preserve"> to interpret all database times as UTC times.</w:t>
      </w:r>
    </w:p>
    <w:p>
      <w:pPr>
        <w:pStyle w:val="Normal"/>
        <w:spacing w:lineRule="auto" w:line="240"/>
        <w:rPr/>
      </w:pPr>
      <w:r>
        <w:rPr/>
      </w:r>
    </w:p>
    <w:p>
      <w:pPr>
        <w:pStyle w:val="Normal"/>
        <w:spacing w:lineRule="auto" w:line="240"/>
        <w:rPr/>
      </w:pPr>
      <w:r>
        <w:rPr/>
      </w:r>
      <w:r>
        <w:br w:type="page"/>
      </w:r>
    </w:p>
    <w:p>
      <w:pPr>
        <w:pStyle w:val="Heading1"/>
        <w:keepLines/>
        <w:numPr>
          <w:ilvl w:val="0"/>
          <w:numId w:val="2"/>
        </w:numPr>
        <w:tabs>
          <w:tab w:val="clear" w:pos="850"/>
        </w:tabs>
        <w:spacing w:lineRule="atLeast" w:line="260" w:before="240" w:after="0"/>
        <w:ind w:left="432" w:hanging="432"/>
        <w:rPr/>
      </w:pPr>
      <w:bookmarkStart w:id="88" w:name="_Toc48217493"/>
      <w:bookmarkStart w:id="89" w:name="_Toc48828173"/>
      <w:r>
        <w:rPr/>
        <w:t>Database Management Systems</w:t>
      </w:r>
      <w:bookmarkEnd w:id="88"/>
      <w:bookmarkEnd w:id="89"/>
    </w:p>
    <w:p>
      <w:pPr>
        <w:pStyle w:val="Normal"/>
        <w:rPr/>
      </w:pPr>
      <w:r>
        <w:rPr/>
      </w:r>
    </w:p>
    <w:p>
      <w:pPr>
        <w:pStyle w:val="Normal"/>
        <w:rPr/>
      </w:pPr>
      <w:r>
        <w:rPr/>
      </w:r>
    </w:p>
    <w:p>
      <w:pPr>
        <w:pStyle w:val="Normal"/>
        <w:rPr/>
      </w:pPr>
      <w:r>
        <w:rPr/>
        <w:t xml:space="preserve">There are some areas where the various database management systems (DBMS) are treated differently in </w:t>
      </w:r>
      <w:r>
        <w:rPr>
          <w:i/>
        </w:rPr>
        <w:t>SIARD Suite</w:t>
      </w:r>
      <w:r>
        <w:rPr/>
        <w:t>:</w:t>
      </w:r>
    </w:p>
    <w:p>
      <w:pPr>
        <w:pStyle w:val="Normal"/>
        <w:rPr/>
      </w:pPr>
      <w:r>
        <w:rPr/>
      </w:r>
    </w:p>
    <w:p>
      <w:pPr>
        <w:pStyle w:val="ListParagraph"/>
        <w:numPr>
          <w:ilvl w:val="0"/>
          <w:numId w:val="14"/>
        </w:numPr>
        <w:rPr/>
      </w:pPr>
      <w:r>
        <w:rPr/>
        <w:t>JDBC URL for connecting to a database,</w:t>
      </w:r>
    </w:p>
    <w:p>
      <w:pPr>
        <w:pStyle w:val="ListParagraph"/>
        <w:numPr>
          <w:ilvl w:val="0"/>
          <w:numId w:val="14"/>
        </w:numPr>
        <w:rPr/>
      </w:pPr>
      <w:r>
        <w:rPr/>
        <w:t>Handling of proprietary data types,</w:t>
      </w:r>
    </w:p>
    <w:p>
      <w:pPr>
        <w:pStyle w:val="ListParagraph"/>
        <w:numPr>
          <w:ilvl w:val="0"/>
          <w:numId w:val="14"/>
        </w:numPr>
        <w:rPr/>
      </w:pPr>
      <w:r>
        <w:rPr/>
        <w:t>Preparation of a database for download,</w:t>
      </w:r>
    </w:p>
    <w:p>
      <w:pPr>
        <w:pStyle w:val="ListParagraph"/>
        <w:numPr>
          <w:ilvl w:val="0"/>
          <w:numId w:val="14"/>
        </w:numPr>
        <w:rPr/>
      </w:pPr>
      <w:r>
        <w:rPr/>
        <w:t>Preparation of a database for upload.</w:t>
      </w:r>
    </w:p>
    <w:p>
      <w:pPr>
        <w:pStyle w:val="Normal"/>
        <w:rPr/>
      </w:pPr>
      <w:r>
        <w:rPr/>
      </w:r>
    </w:p>
    <w:p>
      <w:pPr>
        <w:pStyle w:val="Normal"/>
        <w:rPr/>
      </w:pPr>
      <w:r>
        <w:rPr/>
      </w:r>
    </w:p>
    <w:p>
      <w:pPr>
        <w:pStyle w:val="Heading2"/>
        <w:numPr>
          <w:ilvl w:val="1"/>
          <w:numId w:val="2"/>
        </w:numPr>
        <w:rPr/>
      </w:pPr>
      <w:bookmarkStart w:id="90" w:name="_Toc48828174"/>
      <w:r>
        <w:rPr/>
        <w:t>JDBC URL for connecting to a database</w:t>
      </w:r>
      <w:bookmarkEnd w:id="90"/>
    </w:p>
    <w:p>
      <w:pPr>
        <w:pStyle w:val="Normal"/>
        <w:spacing w:lineRule="auto" w:line="240"/>
        <w:rPr/>
      </w:pPr>
      <w:r>
        <w:rPr>
          <w:i/>
          <w:iCs/>
        </w:rPr>
        <w:t>SIARD Suite</w:t>
      </w:r>
      <w:r>
        <w:rPr/>
        <w:t> documents the standard JDBC URL for connecting to a supported database system. However, there are many variations how database management systems embed platform (e.g. Windows login) or network security (e.g. Kerberos) into their access control. It is not possible here to document every specialty of every DBMS. However, as long as an acceptable JDBC URL is used, a connection to a database can be established using </w:t>
      </w:r>
      <w:r>
        <w:rPr>
          <w:i/>
          <w:iCs/>
        </w:rPr>
        <w:t>SIARD Suite</w:t>
      </w:r>
      <w:r>
        <w:rPr/>
        <w:t>. For details about an acceptable JDBC URL for a DBMS its native documentation must be consulted.</w:t>
      </w:r>
    </w:p>
    <w:p>
      <w:pPr>
        <w:pStyle w:val="Normal"/>
        <w:spacing w:lineRule="auto" w:line="240"/>
        <w:rPr/>
      </w:pPr>
      <w:r>
        <w:rPr/>
      </w:r>
    </w:p>
    <w:p>
      <w:pPr>
        <w:pStyle w:val="Normal"/>
        <w:spacing w:lineRule="auto" w:line="240"/>
        <w:rPr>
          <w:b/>
          <w:b/>
          <w:bCs/>
        </w:rPr>
      </w:pPr>
      <w:r>
        <w:rPr>
          <w:b/>
          <w:bCs/>
        </w:rPr>
        <w:t>MS Access</w:t>
      </w:r>
    </w:p>
    <w:p>
      <w:pPr>
        <w:pStyle w:val="Normal"/>
        <w:spacing w:lineRule="auto" w:line="240"/>
        <w:ind w:left="709" w:hanging="0"/>
        <w:rPr/>
      </w:pPr>
      <w:r>
        <w:rPr/>
        <w:t>The JDBC implementation for MS Access only permits a single type of JDBC URL: jdbc:access:&lt;path to mdb/accdb&gt;</w:t>
      </w:r>
    </w:p>
    <w:p>
      <w:pPr>
        <w:pStyle w:val="Normal"/>
        <w:spacing w:lineRule="auto" w:line="240"/>
        <w:rPr>
          <w:b/>
          <w:b/>
          <w:bCs/>
        </w:rPr>
      </w:pPr>
      <w:r>
        <w:rPr>
          <w:b/>
          <w:bCs/>
        </w:rPr>
        <w:t>DB/2</w:t>
      </w:r>
    </w:p>
    <w:p>
      <w:pPr>
        <w:pStyle w:val="Normal"/>
        <w:spacing w:lineRule="auto" w:line="240"/>
        <w:ind w:left="709" w:hanging="0"/>
        <w:rPr/>
      </w:pPr>
      <w:hyperlink r:id="rId101">
        <w:r>
          <w:rPr>
            <w:rStyle w:val="InternetLink"/>
          </w:rPr>
          <w:t>https://www.ibm.com/support/knowledgecenter/en/SSEPGG_9.7.0/com.ibm.db2.luw.apdv.java.doc/src/tpc/imjcc_r0052342.html</w:t>
        </w:r>
      </w:hyperlink>
    </w:p>
    <w:p>
      <w:pPr>
        <w:pStyle w:val="Normal"/>
        <w:spacing w:lineRule="auto" w:line="240"/>
        <w:rPr>
          <w:b/>
          <w:b/>
          <w:bCs/>
          <w:del w:id="152" w:author="Jan Walker" w:date="2022-07-06T18:09:55Z"/>
        </w:rPr>
      </w:pPr>
      <w:del w:id="151" w:author="Jan Walker" w:date="2022-07-06T18:09:55Z">
        <w:r>
          <w:rPr>
            <w:b/>
            <w:bCs/>
          </w:rPr>
          <w:delText>H2 database</w:delText>
        </w:r>
      </w:del>
    </w:p>
    <w:p>
      <w:pPr>
        <w:pStyle w:val="Normal"/>
        <w:spacing w:lineRule="auto" w:line="240"/>
        <w:ind w:firstLine="709"/>
        <w:rPr/>
      </w:pPr>
      <w:del w:id="153" w:author="Jan Walker" w:date="2022-07-06T18:09:55Z">
        <w:r>
          <w:fldChar w:fldCharType="begin"/>
        </w:r>
        <w:r>
          <w:rPr>
            <w:rStyle w:val="InternetLink"/>
          </w:rPr>
          <w:delInstrText> HYPERLINK "http://www.h2database.com/html/features.html" \l "database_url"</w:delInstrText>
        </w:r>
      </w:del>
      <w:r>
        <w:rPr>
          <w:rStyle w:val="InternetLink"/>
        </w:rPr>
        <w:fldChar w:fldCharType="separate"/>
      </w:r>
      <w:del w:id="154" w:author="Jan Walker" w:date="2022-07-06T18:09:55Z">
        <w:r>
          <w:rPr>
            <w:rStyle w:val="InternetLink"/>
          </w:rPr>
          <w:delText>http://www.h2database.com/html/features.html#database_url</w:delText>
        </w:r>
      </w:del>
      <w:r>
        <w:rPr>
          <w:rStyle w:val="InternetLink"/>
        </w:rPr>
        <w:fldChar w:fldCharType="end"/>
      </w:r>
    </w:p>
    <w:p>
      <w:pPr>
        <w:pStyle w:val="Normal"/>
        <w:spacing w:lineRule="auto" w:line="240"/>
        <w:rPr>
          <w:b/>
          <w:b/>
          <w:bCs/>
        </w:rPr>
      </w:pPr>
      <w:r>
        <w:rPr>
          <w:b/>
          <w:bCs/>
        </w:rPr>
        <w:t>MySQL</w:t>
      </w:r>
    </w:p>
    <w:p>
      <w:pPr>
        <w:pStyle w:val="Normal"/>
        <w:spacing w:lineRule="auto" w:line="240"/>
        <w:ind w:left="709" w:hanging="0"/>
        <w:rPr/>
      </w:pPr>
      <w:hyperlink r:id="rId102">
        <w:r>
          <w:rPr>
            <w:rStyle w:val="InternetLink"/>
          </w:rPr>
          <w:t>https://dev.mysql.com/doc/connector-j/8.0/en/connector-j-reference-jdbc-url-format.html</w:t>
        </w:r>
      </w:hyperlink>
    </w:p>
    <w:p>
      <w:pPr>
        <w:pStyle w:val="Normal"/>
        <w:spacing w:lineRule="auto" w:line="240"/>
        <w:rPr>
          <w:b/>
          <w:b/>
          <w:bCs/>
        </w:rPr>
      </w:pPr>
      <w:r>
        <w:rPr>
          <w:b/>
          <w:bCs/>
        </w:rPr>
        <w:t>Oracle</w:t>
      </w:r>
    </w:p>
    <w:p>
      <w:pPr>
        <w:pStyle w:val="Normal"/>
        <w:spacing w:lineRule="auto" w:line="240"/>
        <w:ind w:firstLine="709"/>
        <w:rPr/>
      </w:pPr>
      <w:hyperlink r:id="rId103">
        <w:r>
          <w:rPr>
            <w:rStyle w:val="InternetLink"/>
          </w:rPr>
          <w:t>http://docs.oracle.com/cd/B28359_01/java.111/b31224/jdbcthin.htm</w:t>
        </w:r>
      </w:hyperlink>
    </w:p>
    <w:p>
      <w:pPr>
        <w:pStyle w:val="Normal"/>
        <w:spacing w:lineRule="auto" w:line="240"/>
        <w:rPr>
          <w:b/>
          <w:b/>
          <w:bCs/>
        </w:rPr>
      </w:pPr>
      <w:r>
        <w:rPr>
          <w:b/>
          <w:bCs/>
        </w:rPr>
        <w:t>PostgreSQL</w:t>
      </w:r>
    </w:p>
    <w:p>
      <w:pPr>
        <w:pStyle w:val="Normal"/>
        <w:spacing w:lineRule="auto" w:line="240"/>
        <w:ind w:firstLine="709"/>
        <w:rPr/>
      </w:pPr>
      <w:hyperlink r:id="rId104">
        <w:r>
          <w:rPr>
            <w:rStyle w:val="InternetLink"/>
          </w:rPr>
          <w:t>https://jdbc.postgresql.org/documentation/head/connect.html</w:t>
        </w:r>
      </w:hyperlink>
    </w:p>
    <w:p>
      <w:pPr>
        <w:pStyle w:val="Normal"/>
        <w:spacing w:lineRule="auto" w:line="240"/>
        <w:rPr>
          <w:b/>
          <w:b/>
          <w:bCs/>
          <w:lang w:val="it-CH"/>
        </w:rPr>
      </w:pPr>
      <w:r>
        <w:rPr>
          <w:b/>
          <w:bCs/>
          <w:lang w:val="it-CH"/>
        </w:rPr>
        <w:t>SQL Server</w:t>
      </w:r>
    </w:p>
    <w:p>
      <w:pPr>
        <w:pStyle w:val="Normal"/>
        <w:spacing w:lineRule="auto" w:line="240"/>
        <w:ind w:firstLine="709"/>
        <w:rPr>
          <w:lang w:val="it-CH"/>
        </w:rPr>
      </w:pPr>
      <w:hyperlink r:id="rId105">
        <w:r>
          <w:rPr>
            <w:rStyle w:val="InternetLink"/>
            <w:lang w:val="it-CH"/>
          </w:rPr>
          <w:t>https://docs.microsoft.com/en-us/sql/connect/jdbc/building-the-connection-url</w:t>
        </w:r>
      </w:hyperlink>
    </w:p>
    <w:p>
      <w:pPr>
        <w:pStyle w:val="Normal"/>
        <w:spacing w:lineRule="auto" w:line="240"/>
        <w:rPr>
          <w:lang w:val="it-CH"/>
        </w:rPr>
      </w:pPr>
      <w:r>
        <w:rPr>
          <w:lang w:val="it-CH"/>
        </w:rPr>
      </w:r>
    </w:p>
    <w:p>
      <w:pPr>
        <w:pStyle w:val="Normal"/>
        <w:spacing w:lineRule="auto" w:line="240"/>
        <w:rPr/>
      </w:pPr>
      <w:r>
        <w:rPr/>
        <w:t>When connecting to a database using </w:t>
      </w:r>
      <w:r>
        <w:rPr>
          <w:i/>
          <w:iCs/>
        </w:rPr>
        <w:t>SIARD Suite</w:t>
      </w:r>
      <w:r>
        <w:rPr/>
        <w:t> fails, try a native connection not involving </w:t>
      </w:r>
      <w:r>
        <w:rPr>
          <w:i/>
          <w:iCs/>
        </w:rPr>
        <w:t>SIARD Suite</w:t>
      </w:r>
      <w:r>
        <w:rPr/>
        <w:t> first. When that is successful but the JDBC URL still fails to connect to the database, try the same JDBC URL using </w:t>
      </w:r>
      <w:hyperlink r:id="rId106" w:tgtFrame="_blank">
        <w:r>
          <w:rPr/>
          <w:t>SQuirreL</w:t>
        </w:r>
      </w:hyperlink>
      <w:r>
        <w:rPr/>
        <w:t>.</w:t>
      </w:r>
    </w:p>
    <w:p>
      <w:pPr>
        <w:pStyle w:val="Normal"/>
        <w:spacing w:lineRule="auto" w:line="240"/>
        <w:rPr/>
      </w:pPr>
      <w:r>
        <w:rPr/>
      </w:r>
    </w:p>
    <w:p>
      <w:pPr>
        <w:pStyle w:val="Normal"/>
        <w:spacing w:lineRule="auto" w:line="240"/>
        <w:rPr/>
      </w:pPr>
      <w:r>
        <w:rPr/>
      </w:r>
      <w:r>
        <w:br w:type="page"/>
      </w:r>
    </w:p>
    <w:p>
      <w:pPr>
        <w:pStyle w:val="Heading2"/>
        <w:numPr>
          <w:ilvl w:val="1"/>
          <w:numId w:val="2"/>
        </w:numPr>
        <w:rPr/>
      </w:pPr>
      <w:bookmarkStart w:id="91" w:name="_Toc48828175"/>
      <w:r>
        <w:rPr/>
        <w:t>Handling of proprietary data types</w:t>
      </w:r>
      <w:bookmarkEnd w:id="91"/>
    </w:p>
    <w:p>
      <w:pPr>
        <w:pStyle w:val="Normal"/>
        <w:spacing w:lineRule="auto" w:line="240"/>
        <w:rPr/>
      </w:pPr>
      <w:r>
        <w:rPr/>
        <w:t>The proprietary data types are mapped to SQL:2008 data types by the JDBC wrapper for each DBMS. The mapping is documented in the LibreOffice tables</w:t>
      </w:r>
      <w:r>
        <w:rPr>
          <w:i/>
          <w:iCs/>
        </w:rPr>
        <w:t>Jdbc&lt;DBMS&gt;-TypeInfo.ods</w:t>
      </w:r>
      <w:r>
        <w:rPr/>
        <w:t> in the folder </w:t>
      </w:r>
      <w:r>
        <w:rPr>
          <w:i/>
          <w:iCs/>
        </w:rPr>
        <w:t>doc/datatypes</w:t>
      </w:r>
      <w:r>
        <w:rPr/>
        <w:t>.</w:t>
      </w:r>
    </w:p>
    <w:p>
      <w:pPr>
        <w:pStyle w:val="Normal"/>
        <w:spacing w:lineRule="auto" w:line="240"/>
        <w:rPr/>
      </w:pPr>
      <w:r>
        <w:rPr/>
      </w:r>
    </w:p>
    <w:p>
      <w:pPr>
        <w:pStyle w:val="Normal"/>
        <w:spacing w:lineRule="auto" w:line="240"/>
        <w:rPr/>
      </w:pPr>
      <w:r>
        <w:rPr/>
      </w:r>
    </w:p>
    <w:p>
      <w:pPr>
        <w:pStyle w:val="Heading2"/>
        <w:numPr>
          <w:ilvl w:val="1"/>
          <w:numId w:val="2"/>
        </w:numPr>
        <w:rPr/>
      </w:pPr>
      <w:bookmarkStart w:id="92" w:name="_Toc48828176"/>
      <w:r>
        <w:rPr/>
        <w:t>Preparation of a database for download</w:t>
      </w:r>
      <w:bookmarkEnd w:id="92"/>
    </w:p>
    <w:p>
      <w:pPr>
        <w:pStyle w:val="Normal"/>
        <w:spacing w:lineRule="auto" w:line="240"/>
        <w:rPr/>
      </w:pPr>
      <w:r>
        <w:rPr>
          <w:i/>
          <w:iCs/>
        </w:rPr>
        <w:t>SIARD Suite</w:t>
      </w:r>
      <w:r>
        <w:rPr/>
        <w:t> will download everything that is readable by the database user used for the connection. Choosing a suitable database user for the download determines the extent of the database being archived. Often a suitable "technical user" of a database application associated with the database has exactly the access rights needed for the archival of the database.</w:t>
      </w:r>
    </w:p>
    <w:p>
      <w:pPr>
        <w:pStyle w:val="Normal"/>
        <w:spacing w:lineRule="auto" w:line="240"/>
        <w:rPr/>
      </w:pPr>
      <w:r>
        <w:rPr/>
      </w:r>
    </w:p>
    <w:p>
      <w:pPr>
        <w:pStyle w:val="Normal"/>
        <w:spacing w:lineRule="auto" w:line="240"/>
        <w:rPr/>
      </w:pPr>
      <w:r>
        <w:rPr/>
        <w:t>However, if no such user is available, one should </w:t>
      </w:r>
      <w:r>
        <w:rPr>
          <w:i/>
          <w:iCs/>
        </w:rPr>
        <w:t>not</w:t>
      </w:r>
      <w:r>
        <w:rPr/>
        <w:t> use the master database user (database administrator, DBA, dbo, root, SYSTEM, sa, ...) for the download because this master database user can read many system tables that should not be archived with the database. Instead, it is recommended, to create a new database user for the purpose of archiving a database. This </w:t>
      </w:r>
      <w:r>
        <w:rPr>
          <w:i/>
          <w:iCs/>
        </w:rPr>
        <w:t>archival user</w:t>
      </w:r>
      <w:r>
        <w:rPr/>
        <w:t> then should be granted read access to all schemas, tables, views, and types needed for archival. The documentation of the DBMS in question must be consulted to learn how to create such a user and grant the necessary rights.</w:t>
      </w:r>
    </w:p>
    <w:p>
      <w:pPr>
        <w:pStyle w:val="Normal"/>
        <w:spacing w:lineRule="auto" w:line="240"/>
        <w:rPr/>
      </w:pPr>
      <w:r>
        <w:rPr/>
      </w:r>
    </w:p>
    <w:p>
      <w:pPr>
        <w:pStyle w:val="Normal"/>
        <w:spacing w:lineRule="auto" w:line="240"/>
        <w:rPr/>
      </w:pPr>
      <w:r>
        <w:rPr/>
        <w:t>After a suitable archival user has been determined or created, the download of the database can proceed using the credentials of the archival user.</w:t>
      </w:r>
    </w:p>
    <w:p>
      <w:pPr>
        <w:pStyle w:val="Normal"/>
        <w:spacing w:lineRule="auto" w:line="240"/>
        <w:rPr/>
      </w:pPr>
      <w:r>
        <w:rPr/>
      </w:r>
    </w:p>
    <w:p>
      <w:pPr>
        <w:pStyle w:val="Normal"/>
        <w:spacing w:lineRule="auto" w:line="240"/>
        <w:rPr/>
      </w:pPr>
      <w:r>
        <w:rPr/>
      </w:r>
    </w:p>
    <w:p>
      <w:pPr>
        <w:pStyle w:val="Heading2"/>
        <w:numPr>
          <w:ilvl w:val="1"/>
          <w:numId w:val="2"/>
        </w:numPr>
        <w:rPr/>
      </w:pPr>
      <w:bookmarkStart w:id="93" w:name="_Toc48828177"/>
      <w:r>
        <w:rPr/>
        <w:t>Preparation of a database for upload</w:t>
      </w:r>
      <w:bookmarkEnd w:id="93"/>
    </w:p>
    <w:p>
      <w:pPr>
        <w:pStyle w:val="Normal"/>
        <w:spacing w:lineRule="auto" w:line="240"/>
        <w:rPr/>
      </w:pPr>
      <w:r>
        <w:rPr/>
        <w:t>For uploading a database to a DBMS using </w:t>
      </w:r>
      <w:r>
        <w:rPr>
          <w:i/>
          <w:iCs/>
        </w:rPr>
        <w:t>SIARD Suite</w:t>
      </w:r>
      <w:r>
        <w:rPr/>
        <w:t>, suitable database schemas must be available on the target DBMS. Those schemas can then be used in the schema mapping part of the upload dialog (or in the schema mapping part of the arguments of the command-line application </w:t>
      </w:r>
      <w:r>
        <w:rPr>
          <w:i/>
          <w:iCs/>
        </w:rPr>
        <w:t>SiardToDb</w:t>
      </w:r>
      <w:r>
        <w:rPr/>
        <w:t>).</w:t>
      </w:r>
    </w:p>
    <w:p>
      <w:pPr>
        <w:pStyle w:val="Normal"/>
        <w:spacing w:lineRule="auto" w:line="240"/>
        <w:rPr/>
      </w:pPr>
      <w:r>
        <w:rPr/>
      </w:r>
    </w:p>
    <w:p>
      <w:pPr>
        <w:pStyle w:val="Normal"/>
        <w:spacing w:lineRule="auto" w:line="240"/>
        <w:rPr/>
      </w:pPr>
      <w:r>
        <w:rPr/>
        <w:t>Ideally, the target schemas are empty. However, due to security constraints one does not always have the choice to choose or create schemas freely. If the target schemas are not empty, </w:t>
      </w:r>
      <w:r>
        <w:rPr>
          <w:i/>
          <w:iCs/>
        </w:rPr>
        <w:t>SIARD Suite</w:t>
      </w:r>
      <w:r>
        <w:rPr/>
        <w:t> will only upload the database if either no name collisions of tables and types prevail, or else the "overwrite" option has been checked.</w:t>
      </w:r>
    </w:p>
    <w:p>
      <w:pPr>
        <w:pStyle w:val="Normal"/>
        <w:spacing w:lineRule="auto" w:line="240"/>
        <w:rPr/>
      </w:pPr>
      <w:r>
        <w:rPr/>
      </w:r>
    </w:p>
    <w:p>
      <w:pPr>
        <w:pStyle w:val="Normal"/>
        <w:spacing w:lineRule="auto" w:line="240"/>
        <w:rPr/>
      </w:pPr>
      <w:r>
        <w:rPr/>
        <w:t>The database user chosen for the upload of a database must have the privilege to create types and tables and insert data into them. The DBMS documentation must be consulted for information as to how the database schemas can be created and how the database user can be granted the privilege to create types and tables in them and insert data into them. If one has access to the master database user (database administrator, DBA, dbo, root, ...) it may be convenient to use it for upload of a database. However, in that case the "overwrite" option should not be selected. Otherwise, there is too great a risk that vital tables or types are overwritten.</w:t>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94" w:name="_Toc48217494"/>
      <w:bookmarkStart w:id="95" w:name="_Toc48828178"/>
      <w:r>
        <w:rPr/>
        <w:t>Logging</w:t>
      </w:r>
      <w:bookmarkEnd w:id="94"/>
      <w:bookmarkEnd w:id="95"/>
    </w:p>
    <w:p>
      <w:pPr>
        <w:pStyle w:val="Normal"/>
        <w:rPr/>
      </w:pPr>
      <w:r>
        <w:rPr/>
      </w:r>
    </w:p>
    <w:p>
      <w:pPr>
        <w:pStyle w:val="Normal"/>
        <w:rPr/>
      </w:pPr>
      <w:r>
        <w:rPr/>
        <w:t>When problems occur with using the </w:t>
      </w:r>
      <w:r>
        <w:rPr>
          <w:i/>
          <w:iCs/>
        </w:rPr>
        <w:t>SIARD Suite</w:t>
      </w:r>
      <w:r>
        <w:rPr/>
        <w:t>, it is useful to save an execution log. Such a log (or – for security reasons – fragments of it) should accompany error reports to maintenance.</w:t>
      </w:r>
    </w:p>
    <w:p>
      <w:pPr>
        <w:pStyle w:val="Normal"/>
        <w:rPr/>
      </w:pPr>
      <w:r>
        <w:rPr/>
      </w:r>
    </w:p>
    <w:p>
      <w:pPr>
        <w:pStyle w:val="Normal"/>
        <w:rPr/>
      </w:pPr>
      <w:r>
        <w:rPr/>
        <w:t>To create such a log, proceed as follows:</w:t>
      </w:r>
    </w:p>
    <w:p>
      <w:pPr>
        <w:pStyle w:val="Normal"/>
        <w:rPr/>
      </w:pPr>
      <w:r>
        <w:rPr/>
      </w:r>
    </w:p>
    <w:p>
      <w:pPr>
        <w:pStyle w:val="Normal"/>
        <w:rPr/>
      </w:pPr>
      <w:r>
        <w:rPr/>
        <w:t>The file </w:t>
      </w:r>
      <w:r>
        <w:rPr>
          <w:i/>
          <w:iCs/>
        </w:rPr>
        <w:t>logging.properties</w:t>
      </w:r>
      <w:r>
        <w:rPr/>
        <w:t> is found in the </w:t>
      </w:r>
      <w:r>
        <w:rPr>
          <w:i/>
          <w:iCs/>
        </w:rPr>
        <w:t>etc</w:t>
      </w:r>
      <w:r>
        <w:rPr/>
        <w:t xml:space="preserve"> folder in the </w:t>
      </w:r>
      <w:r>
        <w:rPr>
          <w:i/>
        </w:rPr>
        <w:t>SIARD</w:t>
      </w:r>
      <w:r>
        <w:rPr/>
        <w:t xml:space="preserve"> distribution. In this file, logging with level WARNING is redirected to the console and all levels are directed to a log file </w:t>
      </w:r>
      <w:r>
        <w:rPr>
          <w:i/>
          <w:iCs/>
        </w:rPr>
        <w:t>%t/siard2%u.log</w:t>
      </w:r>
      <w:r>
        <w:rPr/>
        <w:t>. Here the %t indicates the temporary folder (value of the TEMP or TMP environment variable) and the %u is replaced by a number. Under Windows this will result in something like </w:t>
      </w:r>
      <w:r>
        <w:rPr>
          <w:i/>
          <w:iCs/>
        </w:rPr>
        <w:t>C:\Users\&lt;user&gt;\AppData\Local\Temp\siard20.log</w:t>
      </w:r>
      <w:r>
        <w:rPr/>
        <w:t>).</w:t>
      </w:r>
    </w:p>
    <w:p>
      <w:pPr>
        <w:pStyle w:val="Normal"/>
        <w:rPr/>
      </w:pPr>
      <w:r>
        <w:rPr/>
      </w:r>
    </w:p>
    <w:p>
      <w:pPr>
        <w:pStyle w:val="Normal"/>
        <w:rPr>
          <w:i/>
          <w:i/>
        </w:rPr>
      </w:pPr>
      <w:r>
        <w:rPr/>
        <w:t>The global level is initially set to INFO. More logging can be enabled by changing the line</w:t>
        <w:br/>
      </w:r>
      <w:r>
        <w:rPr>
          <w:b/>
          <w:bCs/>
          <w:i/>
        </w:rPr>
        <w:t>.level=INFO</w:t>
      </w:r>
      <w:r>
        <w:rPr/>
        <w:br/>
        <w:t>to</w:t>
        <w:br/>
      </w:r>
      <w:r>
        <w:rPr>
          <w:b/>
          <w:bCs/>
          <w:i/>
        </w:rPr>
        <w:t>.level=ALL</w:t>
      </w:r>
      <w:r>
        <w:rPr>
          <w:i/>
        </w:rPr>
        <w:t>.</w:t>
      </w:r>
    </w:p>
    <w:p>
      <w:pPr>
        <w:pStyle w:val="Normal"/>
        <w:rPr/>
      </w:pPr>
      <w:r>
        <w:rPr/>
        <w:br/>
        <w:t>This will slow down execution.</w:t>
      </w:r>
    </w:p>
    <w:p>
      <w:pPr>
        <w:pStyle w:val="Normal"/>
        <w:rPr/>
      </w:pPr>
      <w:r>
        <w:rPr/>
      </w:r>
    </w:p>
    <w:p>
      <w:pPr>
        <w:pStyle w:val="Normal"/>
        <w:rPr/>
      </w:pPr>
      <w:r>
        <w:rPr/>
      </w:r>
    </w:p>
    <w:p>
      <w:pPr>
        <w:pStyle w:val="Normal"/>
        <w:rPr/>
      </w:pPr>
      <w:r>
        <w:rPr/>
      </w:r>
    </w:p>
    <w:p>
      <w:pPr>
        <w:pStyle w:val="Normal"/>
        <w:spacing w:lineRule="auto" w:line="240"/>
        <w:rPr>
          <w:rFonts w:cs="Arial"/>
          <w:b/>
          <w:b/>
          <w:bCs/>
          <w:kern w:val="2"/>
          <w:sz w:val="32"/>
          <w:szCs w:val="32"/>
        </w:rPr>
      </w:pPr>
      <w:r>
        <w:rPr>
          <w:rFonts w:cs="Arial"/>
          <w:b/>
          <w:bCs/>
          <w:kern w:val="2"/>
          <w:sz w:val="32"/>
          <w:szCs w:val="32"/>
        </w:rPr>
      </w:r>
      <w:r>
        <w:br w:type="page"/>
      </w:r>
    </w:p>
    <w:p>
      <w:pPr>
        <w:pStyle w:val="Heading1"/>
        <w:keepLines/>
        <w:numPr>
          <w:ilvl w:val="0"/>
          <w:numId w:val="2"/>
        </w:numPr>
        <w:tabs>
          <w:tab w:val="clear" w:pos="850"/>
        </w:tabs>
        <w:spacing w:lineRule="atLeast" w:line="260" w:before="240" w:after="0"/>
        <w:ind w:left="432" w:hanging="432"/>
        <w:rPr/>
      </w:pPr>
      <w:bookmarkStart w:id="96" w:name="_Toc48217495"/>
      <w:bookmarkStart w:id="97" w:name="_Toc48828179"/>
      <w:r>
        <w:rPr/>
        <w:t>Limitations</w:t>
      </w:r>
      <w:bookmarkEnd w:id="96"/>
      <w:bookmarkEnd w:id="97"/>
    </w:p>
    <w:p>
      <w:pPr>
        <w:pStyle w:val="Normal"/>
        <w:rPr/>
      </w:pPr>
      <w:r>
        <w:rPr/>
      </w:r>
    </w:p>
    <w:p>
      <w:pPr>
        <w:pStyle w:val="Normal"/>
        <w:rPr>
          <w:rFonts w:eastAsia="Calibri"/>
        </w:rPr>
      </w:pPr>
      <w:r>
        <w:rPr>
          <w:rFonts w:eastAsia="Calibri"/>
        </w:rPr>
        <w:t>The SIARD Format implies the following limitations:</w:t>
      </w:r>
    </w:p>
    <w:p>
      <w:pPr>
        <w:pStyle w:val="Normal"/>
        <w:rPr>
          <w:rFonts w:eastAsia="Calibri"/>
        </w:rPr>
      </w:pPr>
      <w:r>
        <w:rPr>
          <w:rFonts w:eastAsia="Calibri"/>
        </w:rPr>
      </w:r>
    </w:p>
    <w:p>
      <w:pPr>
        <w:pStyle w:val="ListParagraph"/>
        <w:numPr>
          <w:ilvl w:val="0"/>
          <w:numId w:val="15"/>
        </w:numPr>
        <w:rPr>
          <w:rFonts w:eastAsia="Calibri"/>
        </w:rPr>
      </w:pPr>
      <w:r>
        <w:rPr>
          <w:rFonts w:eastAsia="Calibri"/>
        </w:rPr>
        <w:t xml:space="preserve">The size of a </w:t>
      </w:r>
      <w:r>
        <w:rPr>
          <w:rFonts w:eastAsia="Calibri"/>
          <w:i/>
        </w:rPr>
        <w:t>SIARD file</w:t>
      </w:r>
      <w:r>
        <w:rPr>
          <w:rFonts w:eastAsia="Calibri"/>
        </w:rPr>
        <w:t xml:space="preserve"> cannot be larger than 18’446’744’073’709’551’615 Bytes (ca. 18 ExaBytes) (ZIP64 limitation).</w:t>
      </w:r>
    </w:p>
    <w:p>
      <w:pPr>
        <w:pStyle w:val="ListParagraph"/>
        <w:numPr>
          <w:ilvl w:val="0"/>
          <w:numId w:val="15"/>
        </w:numPr>
        <w:rPr>
          <w:rFonts w:eastAsia="Calibri"/>
        </w:rPr>
      </w:pPr>
      <w:r>
        <w:rPr>
          <w:rFonts w:eastAsia="Calibri"/>
        </w:rPr>
        <w:t>The number of (table and lob) files cannot be larger than 4'294'967’295 (ca. 4 billion) (ZIP64 limitation).</w:t>
      </w:r>
    </w:p>
    <w:p>
      <w:pPr>
        <w:pStyle w:val="Normal"/>
        <w:rPr>
          <w:rFonts w:eastAsia="Calibri"/>
        </w:rPr>
      </w:pPr>
      <w:r>
        <w:rPr>
          <w:rFonts w:eastAsia="Calibri"/>
        </w:rPr>
      </w:r>
    </w:p>
    <w:p>
      <w:pPr>
        <w:pStyle w:val="Normal"/>
        <w:rPr>
          <w:rFonts w:eastAsia="Calibri"/>
        </w:rPr>
      </w:pPr>
      <w:r>
        <w:rPr>
          <w:rFonts w:eastAsia="Calibri"/>
        </w:rPr>
        <w:t>These limitiations are probably irrelevant because real databases will not reach such sizes for quite some time.</w:t>
      </w:r>
    </w:p>
    <w:p>
      <w:pPr>
        <w:pStyle w:val="Normal"/>
        <w:rPr>
          <w:rFonts w:eastAsia="Calibri"/>
        </w:rPr>
      </w:pPr>
      <w:r>
        <w:rPr>
          <w:rFonts w:eastAsia="Calibri"/>
        </w:rPr>
      </w:r>
    </w:p>
    <w:p>
      <w:pPr>
        <w:pStyle w:val="Normal"/>
        <w:rPr>
          <w:rFonts w:eastAsia="Calibri"/>
        </w:rPr>
      </w:pPr>
      <w:r>
        <w:rPr>
          <w:rFonts w:eastAsia="Calibri"/>
        </w:rPr>
        <w:t xml:space="preserve">The </w:t>
      </w:r>
      <w:r>
        <w:rPr>
          <w:rFonts w:eastAsia="Calibri"/>
          <w:i/>
        </w:rPr>
        <w:t>SIARD Suite</w:t>
      </w:r>
      <w:r>
        <w:rPr>
          <w:rFonts w:eastAsia="Calibri"/>
        </w:rPr>
        <w:t xml:space="preserve"> is further limited by this condition:</w:t>
      </w:r>
    </w:p>
    <w:p>
      <w:pPr>
        <w:pStyle w:val="Normal"/>
        <w:rPr>
          <w:rFonts w:eastAsia="Calibri"/>
        </w:rPr>
      </w:pPr>
      <w:r>
        <w:rPr>
          <w:rFonts w:eastAsia="Calibri"/>
        </w:rPr>
      </w:r>
    </w:p>
    <w:p>
      <w:pPr>
        <w:pStyle w:val="ListParagraph"/>
        <w:numPr>
          <w:ilvl w:val="0"/>
          <w:numId w:val="16"/>
        </w:numPr>
        <w:rPr>
          <w:rFonts w:eastAsia="Calibri"/>
        </w:rPr>
      </w:pPr>
      <w:r>
        <w:rPr>
          <w:rFonts w:eastAsia="Calibri"/>
        </w:rPr>
        <w:t>All of the metadata of the database must fit into JAVA memory (heap).</w:t>
      </w:r>
    </w:p>
    <w:p>
      <w:pPr>
        <w:pStyle w:val="Normal"/>
        <w:rPr>
          <w:rFonts w:eastAsia="Calibri"/>
        </w:rPr>
      </w:pPr>
      <w:r>
        <w:rPr>
          <w:rFonts w:eastAsia="Calibri"/>
        </w:rPr>
      </w:r>
    </w:p>
    <w:p>
      <w:pPr>
        <w:pStyle w:val="Normal"/>
        <w:rPr>
          <w:rFonts w:eastAsia="Calibri"/>
        </w:rPr>
      </w:pPr>
      <w:r>
        <w:rPr>
          <w:rFonts w:eastAsia="Calibri"/>
        </w:rPr>
        <w:t xml:space="preserve">This limitation, however, can be reached if the CPU storage is small or the database is very complex. One can circumvent the problem by running </w:t>
      </w:r>
      <w:r>
        <w:rPr>
          <w:rFonts w:eastAsia="Calibri"/>
          <w:i/>
        </w:rPr>
        <w:t>SIARD</w:t>
      </w:r>
      <w:r>
        <w:rPr>
          <w:rFonts w:eastAsia="Calibri"/>
        </w:rPr>
        <w:t xml:space="preserve"> on a machine with enough main storage space (e.g. 4 GB) and manually increase the JAVA heap using the command-line option –Xmx2000m.</w:t>
      </w:r>
    </w:p>
    <w:sectPr>
      <w:headerReference w:type="first" r:id="rId107"/>
      <w:footerReference w:type="default" r:id="rId108"/>
      <w:footerReference w:type="first" r:id="rId109"/>
      <w:type w:val="nextPage"/>
      <w:pgSz w:w="11906" w:h="16838"/>
      <w:pgMar w:left="1701" w:right="1134" w:header="680" w:top="680" w:footer="340" w:bottom="907"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an Walker" w:date="2022-07-04T11:04:12Z" w:initials="J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fr-CH" w:bidi="ar-SA" w:eastAsia="de-CH"/>
        </w:rPr>
        <w:t>TBD</w:t>
      </w:r>
    </w:p>
  </w:comment>
  <w:comment w:id="1" w:author="Jan Walker" w:date="2022-07-04T11:04:37Z" w:initials="J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de-CH"/>
        </w:rPr>
        <w:t>TBD</w:t>
      </w:r>
    </w:p>
  </w:comment>
  <w:comment w:id="2" w:author="Jan Walker" w:date="2022-07-04T13:38:20Z" w:initials="J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de-CH"/>
        </w:rPr>
        <w:t>Check the versions</w:t>
      </w:r>
    </w:p>
  </w:comment>
  <w:comment w:id="3" w:author="Jan Walker" w:date="2022-07-04T14:46:02Z" w:initials="J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de-CH"/>
        </w:rPr>
        <w:t>In GUI anpassen und Screenshot ersetzen</w:t>
      </w:r>
    </w:p>
  </w:comment>
  <w:comment w:id="4" w:author="Jan Walker" w:date="2022-07-06T17:58:13Z" w:initials="J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de-CH"/>
        </w:rPr>
        <w:t>«largest LOB column» is not clear to me.</w:t>
      </w:r>
    </w:p>
    <w:p>
      <w:r>
        <w:rPr>
          <w:rFonts w:ascii="Liberation Serif" w:hAnsi="Liberation Serif" w:eastAsia="DejaVu Sans" w:cs="Noto Sans Arabic UI"/>
          <w:sz w:val="24"/>
          <w:szCs w:val="24"/>
          <w:lang w:val="en-US" w:eastAsia="en-US" w:bidi="en-US"/>
        </w:rPr>
      </w:r>
    </w:p>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de-CH"/>
        </w:rPr>
        <w:t>Reference in SiardFromDb.jar:</w:t>
      </w:r>
    </w:p>
    <w:p>
      <w:r>
        <w:rPr>
          <w:rFonts w:ascii="Liberation Serif" w:hAnsi="Liberation Serif" w:eastAsia="DejaVu Sans" w:cs="Noto Sans Arabic UI"/>
          <w:sz w:val="24"/>
          <w:szCs w:val="24"/>
          <w:lang w:val="en-US" w:eastAsia="en-US" w:bidi="en-US"/>
        </w:rPr>
      </w:r>
    </w:p>
    <w:p>
      <w:r>
        <w:rPr>
          <w:rFonts w:cs="JetBrains Mono" w:ascii="Times New Roman" w:hAnsi="Times New Roman" w:eastAsia="JetBrains Mono"/>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bidi="ar-SA" w:eastAsia="de-CH"/>
        </w:rPr>
        <w:t>_mcMaxLob = mt.getMetaColumn(sLobName.substring(0,sLobName.length()-"_SIZE".length()))</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Calibri">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80" w:type="dxa"/>
      <w:jc w:val="left"/>
      <w:tblInd w:w="0" w:type="dxa"/>
      <w:tblCellMar>
        <w:top w:w="0" w:type="dxa"/>
        <w:left w:w="0" w:type="dxa"/>
        <w:bottom w:w="0" w:type="dxa"/>
        <w:right w:w="0" w:type="dxa"/>
      </w:tblCellMar>
      <w:tblLook w:val="01e0" w:noHBand="0" w:noVBand="0" w:firstColumn="1" w:lastRow="1" w:lastColumn="1" w:firstRow="1"/>
    </w:tblPr>
    <w:tblGrid>
      <w:gridCol w:w="4820"/>
      <w:gridCol w:w="4251"/>
      <w:gridCol w:w="454"/>
      <w:gridCol w:w="454"/>
    </w:tblGrid>
    <w:tr>
      <w:trPr>
        <w:cantSplit w:val="true"/>
      </w:trPr>
      <w:tc>
        <w:tcPr>
          <w:tcW w:w="4820" w:type="dxa"/>
          <w:tcBorders/>
        </w:tcPr>
        <w:p>
          <w:pPr>
            <w:pStyle w:val="Referenz"/>
            <w:rPr/>
          </w:pPr>
          <w:r>
            <w:rPr/>
          </w:r>
        </w:p>
      </w:tc>
      <w:tc>
        <w:tcPr>
          <w:tcW w:w="4251" w:type="dxa"/>
          <w:tcBorders/>
        </w:tcPr>
        <w:p>
          <w:pPr>
            <w:pStyle w:val="Referenz"/>
            <w:rPr/>
          </w:pPr>
          <w:r>
            <w:rPr/>
          </w:r>
        </w:p>
      </w:tc>
      <w:tc>
        <w:tcPr>
          <w:tcW w:w="454" w:type="dxa"/>
          <w:tcBorders/>
        </w:tcPr>
        <w:p>
          <w:pPr>
            <w:pStyle w:val="Referenz"/>
            <w:rPr/>
          </w:pPr>
          <w:r>
            <w:rPr/>
            <w:t xml:space="preserve">         </w:t>
          </w:r>
        </w:p>
      </w:tc>
      <w:tc>
        <w:tcPr>
          <w:tcW w:w="454" w:type="dxa"/>
          <w:tcBorders/>
        </w:tcPr>
        <w:p>
          <w:pPr>
            <w:pStyle w:val="Referenz"/>
            <w:rPr/>
          </w:pPr>
          <w:r>
            <w:rPr/>
          </w:r>
        </w:p>
      </w:tc>
    </w:tr>
    <w:tr>
      <w:trPr>
        <w:cantSplit w:val="true"/>
      </w:trPr>
      <w:tc>
        <w:tcPr>
          <w:tcW w:w="4820" w:type="dxa"/>
          <w:tcBorders/>
        </w:tcPr>
        <w:p>
          <w:pPr>
            <w:pStyle w:val="Referenz"/>
            <w:rPr/>
          </w:pPr>
          <w:r>
            <w:rPr/>
            <w:t>Manual SIARD-Suite 2.</w:t>
          </w:r>
          <w:del w:id="155" w:author="Jan Walker" w:date="2022-07-06T17:52:33Z">
            <w:r>
              <w:rPr/>
              <w:delText>1</w:delText>
            </w:r>
          </w:del>
          <w:ins w:id="156" w:author="Jan Walker" w:date="2022-07-06T17:52:34Z">
            <w:r>
              <w:rPr/>
              <w:t>2</w:t>
            </w:r>
          </w:ins>
        </w:p>
      </w:tc>
      <w:tc>
        <w:tcPr>
          <w:tcW w:w="4251" w:type="dxa"/>
          <w:tcBorders/>
        </w:tcPr>
        <w:p>
          <w:pPr>
            <w:pStyle w:val="Referenz"/>
            <w:rPr/>
          </w:pPr>
          <w:r>
            <w:rPr/>
          </w:r>
        </w:p>
      </w:tc>
      <w:tc>
        <w:tcPr>
          <w:tcW w:w="454" w:type="dxa"/>
          <w:tcBorders/>
        </w:tcPr>
        <w:p>
          <w:pPr>
            <w:pStyle w:val="Referenz"/>
            <w:rPr/>
          </w:pPr>
          <w:r>
            <w:rPr/>
          </w:r>
        </w:p>
      </w:tc>
      <w:tc>
        <w:tcPr>
          <w:tcW w:w="454" w:type="dxa"/>
          <w:tcBorders/>
        </w:tcPr>
        <w:p>
          <w:pPr>
            <w:pStyle w:val="Referenz"/>
            <w:rPr/>
          </w:pPr>
          <w:r>
            <w:rPr/>
            <w:fldChar w:fldCharType="begin"/>
          </w:r>
          <w:r>
            <w:rPr/>
            <w:instrText> PAGE </w:instrText>
          </w:r>
          <w:r>
            <w:rPr/>
            <w:fldChar w:fldCharType="separate"/>
          </w:r>
          <w:r>
            <w:rPr/>
            <w:t>4</w:t>
          </w:r>
          <w:r>
            <w:rPr/>
            <w:fldChar w:fldCharType="end"/>
          </w:r>
          <w:r>
            <w:rPr/>
            <w:t>/</w:t>
          </w:r>
          <w:r>
            <w:rPr/>
            <w:fldChar w:fldCharType="begin"/>
          </w:r>
          <w:r>
            <w:rPr/>
            <w:instrText> NUMPAGES </w:instrText>
          </w:r>
          <w:r>
            <w:rPr/>
            <w:fldChar w:fldCharType="separate"/>
          </w:r>
          <w:r>
            <w:rPr/>
            <w:t>52</w:t>
          </w:r>
          <w:r>
            <w:rPr/>
            <w:fldChar w:fldCharType="end"/>
          </w:r>
        </w:p>
      </w:tc>
    </w:tr>
    <w:tr>
      <w:trPr>
        <w:trHeight w:val="510" w:hRule="exact"/>
        <w:cantSplit w:val="true"/>
      </w:trPr>
      <w:tc>
        <w:tcPr>
          <w:tcW w:w="9071" w:type="dxa"/>
          <w:gridSpan w:val="2"/>
          <w:tcBorders/>
          <w:vAlign w:val="bottom"/>
        </w:tcPr>
        <w:p>
          <w:pPr>
            <w:pStyle w:val="Footer"/>
            <w:rPr/>
          </w:pPr>
          <w:r>
            <w:rPr/>
          </w:r>
        </w:p>
      </w:tc>
      <w:tc>
        <w:tcPr>
          <w:tcW w:w="454" w:type="dxa"/>
          <w:tcBorders/>
        </w:tcPr>
        <w:p>
          <w:pPr>
            <w:pStyle w:val="Normal"/>
            <w:rPr/>
          </w:pPr>
          <w:r>
            <w:rPr/>
          </w:r>
        </w:p>
      </w:tc>
      <w:tc>
        <w:tcPr>
          <w:tcW w:w="454" w:type="dxa"/>
          <w:tcBorders/>
        </w:tcPr>
        <w:p>
          <w:pPr>
            <w:pStyle w:val="Normal"/>
            <w:rPr/>
          </w:pPr>
          <w:r>
            <w:rPr/>
          </w:r>
        </w:p>
      </w:tc>
    </w:tr>
  </w:tbl>
  <w:p>
    <w:pPr>
      <w:pStyle w:val="ZCDBPlatzhal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72" w:type="dxa"/>
      <w:jc w:val="left"/>
      <w:tblInd w:w="0" w:type="dxa"/>
      <w:tblCellMar>
        <w:top w:w="0" w:type="dxa"/>
        <w:left w:w="0" w:type="dxa"/>
        <w:bottom w:w="0" w:type="dxa"/>
        <w:right w:w="0" w:type="dxa"/>
      </w:tblCellMar>
      <w:tblLook w:val="01e0" w:noHBand="0" w:noVBand="0" w:firstColumn="1" w:lastRow="1" w:lastColumn="1" w:firstRow="1"/>
    </w:tblPr>
    <w:tblGrid>
      <w:gridCol w:w="4677"/>
      <w:gridCol w:w="4394"/>
    </w:tblGrid>
    <w:tr>
      <w:trPr>
        <w:cantSplit w:val="true"/>
      </w:trPr>
      <w:tc>
        <w:tcPr>
          <w:tcW w:w="4677" w:type="dxa"/>
          <w:tcBorders/>
        </w:tcPr>
        <w:p>
          <w:pPr>
            <w:pStyle w:val="Referenz"/>
            <w:rPr/>
          </w:pPr>
          <w:r>
            <w:rPr/>
          </w:r>
        </w:p>
      </w:tc>
      <w:tc>
        <w:tcPr>
          <w:tcW w:w="4394" w:type="dxa"/>
          <w:tcBorders/>
        </w:tcPr>
        <w:p>
          <w:pPr>
            <w:pStyle w:val="Referenz"/>
            <w:rPr/>
          </w:pPr>
          <w:r>
            <w:rPr/>
          </w:r>
        </w:p>
      </w:tc>
    </w:tr>
    <w:tr>
      <w:trPr>
        <w:cantSplit w:val="true"/>
      </w:trPr>
      <w:tc>
        <w:tcPr>
          <w:tcW w:w="4677" w:type="dxa"/>
          <w:tcBorders/>
        </w:tcPr>
        <w:p>
          <w:pPr>
            <w:pStyle w:val="Referenz"/>
            <w:rPr/>
          </w:pPr>
          <w:r>
            <w:rPr/>
          </w:r>
        </w:p>
      </w:tc>
      <w:tc>
        <w:tcPr>
          <w:tcW w:w="4394" w:type="dxa"/>
          <w:tcBorders/>
        </w:tcPr>
        <w:p>
          <w:pPr>
            <w:pStyle w:val="Referenz"/>
            <w:rPr/>
          </w:pPr>
          <w:r>
            <w:rPr/>
          </w:r>
        </w:p>
      </w:tc>
    </w:tr>
    <w:tr>
      <w:trPr>
        <w:trHeight w:val="510" w:hRule="exact"/>
        <w:cantSplit w:val="true"/>
      </w:trPr>
      <w:tc>
        <w:tcPr>
          <w:tcW w:w="9071" w:type="dxa"/>
          <w:gridSpan w:val="2"/>
          <w:tcBorders/>
          <w:vAlign w:val="bottom"/>
        </w:tcPr>
        <w:p>
          <w:pPr>
            <w:pStyle w:val="Footer"/>
            <w:rPr/>
          </w:pPr>
          <w:r>
            <w:rPr/>
          </w:r>
          <w:bookmarkStart w:id="98" w:name="_Hlk112468646"/>
          <w:bookmarkStart w:id="99" w:name="_Hlk112468646"/>
          <w:bookmarkEnd w:id="99"/>
        </w:p>
      </w:tc>
    </w:tr>
  </w:tbl>
  <w:p>
    <w:pPr>
      <w:pStyle w:val="ZCDBPlatzhal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022" w:type="dxa"/>
      <w:jc w:val="left"/>
      <w:tblInd w:w="-851" w:type="dxa"/>
      <w:tblCellMar>
        <w:top w:w="0" w:type="dxa"/>
        <w:left w:w="0" w:type="dxa"/>
        <w:bottom w:w="0" w:type="dxa"/>
        <w:right w:w="0" w:type="dxa"/>
      </w:tblCellMar>
      <w:tblLook w:val="0000" w:noHBand="0" w:noVBand="0" w:firstColumn="0" w:lastRow="0" w:lastColumn="0" w:firstRow="0"/>
    </w:tblPr>
    <w:tblGrid>
      <w:gridCol w:w="5154"/>
      <w:gridCol w:w="4867"/>
    </w:tblGrid>
    <w:tr>
      <w:trPr>
        <w:trHeight w:val="695" w:hRule="atLeast"/>
        <w:cantSplit w:val="true"/>
      </w:trPr>
      <w:tc>
        <w:tcPr>
          <w:tcW w:w="5154" w:type="dxa"/>
          <w:tcBorders/>
        </w:tcPr>
        <w:p>
          <w:pPr>
            <w:pStyle w:val="Normal"/>
            <w:ind w:left="284" w:hanging="0"/>
            <w:rPr/>
          </w:pPr>
          <w:r>
            <w:rPr/>
            <w:drawing>
              <wp:inline distT="0" distB="0" distL="0" distR="0">
                <wp:extent cx="2032000" cy="664210"/>
                <wp:effectExtent l="0" t="0" r="0" b="0"/>
                <wp:docPr id="39" name="logo.png"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png" descr="logo.png"/>
                        <pic:cNvPicPr>
                          <a:picLocks noChangeAspect="1" noChangeArrowheads="1"/>
                        </pic:cNvPicPr>
                      </pic:nvPicPr>
                      <pic:blipFill>
                        <a:blip r:embed="rId1"/>
                        <a:stretch>
                          <a:fillRect/>
                        </a:stretch>
                      </pic:blipFill>
                      <pic:spPr bwMode="auto">
                        <a:xfrm>
                          <a:off x="0" y="0"/>
                          <a:ext cx="2032000" cy="664210"/>
                        </a:xfrm>
                        <a:prstGeom prst="rect">
                          <a:avLst/>
                        </a:prstGeom>
                      </pic:spPr>
                    </pic:pic>
                  </a:graphicData>
                </a:graphic>
              </wp:inline>
            </w:drawing>
          </w:r>
        </w:p>
      </w:tc>
      <w:tc>
        <w:tcPr>
          <w:tcW w:w="4867" w:type="dxa"/>
          <w:tcBorders/>
        </w:tcPr>
        <w:p>
          <w:pPr>
            <w:pStyle w:val="KopfzeileDepartement"/>
            <w:ind w:left="143" w:hanging="0"/>
            <w:rPr>
              <w:lang w:val="de-CH"/>
            </w:rPr>
          </w:pPr>
          <w:r>
            <w:rPr>
              <w:lang w:val="de-CH"/>
            </w:rPr>
            <w:t>Eidgenössisches Departement des Innern EDI</w:t>
          </w:r>
        </w:p>
        <w:p>
          <w:pPr>
            <w:pStyle w:val="KopfzeileFett"/>
            <w:ind w:left="143" w:hanging="0"/>
            <w:rPr>
              <w:lang w:val="de-CH"/>
            </w:rPr>
          </w:pPr>
          <w:r>
            <w:rPr>
              <w:lang w:val="de-CH"/>
            </w:rPr>
            <w:t>Schweizerisches Bundesarchiv BAR</w:t>
          </w:r>
        </w:p>
        <w:p>
          <w:pPr>
            <w:pStyle w:val="Header"/>
            <w:ind w:left="143" w:hanging="0"/>
            <w:rPr>
              <w:szCs w:val="15"/>
              <w:lang w:val="de-CH"/>
            </w:rPr>
          </w:pPr>
          <w:r>
            <w:rPr>
              <w:szCs w:val="15"/>
              <w:lang w:val="de-CH"/>
            </w:rPr>
            <w:t>Abteilung Informationsüberlieferung</w:t>
          </w:r>
        </w:p>
        <w:p>
          <w:pPr>
            <w:pStyle w:val="Header"/>
            <w:ind w:left="143" w:hanging="0"/>
            <w:rPr>
              <w:lang w:val="de-CH"/>
            </w:rPr>
          </w:pPr>
          <w:r>
            <w:rPr>
              <w:szCs w:val="15"/>
              <w:lang w:val="de-CH"/>
            </w:rPr>
            <w:t>Dienst Sicherung und Archivierungslösungen</w:t>
          </w:r>
        </w:p>
      </w:tc>
    </w:tr>
  </w:tbl>
  <w:p>
    <w:pPr>
      <w:pStyle w:val="ZCDBPlatzhalter"/>
      <w:rPr>
        <w:lang w:val="de-CH"/>
      </w:rPr>
    </w:pPr>
    <w:r>
      <w:rPr>
        <w:lang w:val="de-CH"/>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34"/>
        </w:tabs>
        <w:ind w:left="851" w:hanging="851"/>
      </w:pPr>
      <w:rPr>
        <w:sz w:val="32"/>
        <w:i w:val="false"/>
        <w:b/>
        <w:szCs w:val="32"/>
      </w:rPr>
    </w:lvl>
    <w:lvl w:ilvl="1">
      <w:start w:val="1"/>
      <w:pStyle w:val="Heading2"/>
      <w:numFmt w:val="decimal"/>
      <w:lvlText w:val="%1.%2"/>
      <w:lvlJc w:val="left"/>
      <w:pPr>
        <w:tabs>
          <w:tab w:val="num" w:pos="1134"/>
        </w:tabs>
        <w:ind w:left="851" w:hanging="851"/>
      </w:pPr>
      <w:rPr>
        <w:sz w:val="28"/>
        <w:i w:val="false"/>
        <w:b/>
        <w:szCs w:val="28"/>
      </w:rPr>
    </w:lvl>
    <w:lvl w:ilvl="2">
      <w:start w:val="1"/>
      <w:pStyle w:val="Heading3"/>
      <w:numFmt w:val="decimal"/>
      <w:lvlText w:val="%1.%2.%3"/>
      <w:lvlJc w:val="left"/>
      <w:pPr>
        <w:tabs>
          <w:tab w:val="num" w:pos="1374"/>
        </w:tabs>
        <w:ind w:left="851" w:hanging="851"/>
      </w:pPr>
      <w:rPr>
        <w:sz w:val="24"/>
        <w:i w:val="false"/>
        <w:b/>
        <w:szCs w:val="24"/>
      </w:rPr>
    </w:lvl>
    <w:lvl w:ilvl="3">
      <w:start w:val="1"/>
      <w:numFmt w:val="none"/>
      <w:suff w:val="nothing"/>
      <w:lvlText w:val=""/>
      <w:lvlJc w:val="left"/>
      <w:pPr>
        <w:tabs>
          <w:tab w:val="num" w:pos="0"/>
        </w:tabs>
        <w:ind w:left="0" w:hanging="0"/>
      </w:pPr>
    </w:lvl>
    <w:lvl w:ilvl="4">
      <w:start w:val="1"/>
      <w:pStyle w:val="Heading5"/>
      <w:numFmt w:val="decimal"/>
      <w:lvlText w:val="%1.%2.%3.%4.%5"/>
      <w:lvlJc w:val="left"/>
      <w:pPr>
        <w:tabs>
          <w:tab w:val="num" w:pos="1134"/>
        </w:tabs>
        <w:ind w:left="1134" w:hanging="1134"/>
      </w:pPr>
      <w:rPr>
        <w:sz w:val="22"/>
        <w:i w:val="false"/>
        <w:b/>
        <w:szCs w:val="22"/>
      </w:rPr>
    </w:lvl>
    <w:lvl w:ilvl="5">
      <w:start w:val="1"/>
      <w:pStyle w:val="Heading6"/>
      <w:numFmt w:val="decimal"/>
      <w:lvlText w:val="%1.%2.%3.%4.%5.%6"/>
      <w:lvlJc w:val="left"/>
      <w:pPr>
        <w:tabs>
          <w:tab w:val="num" w:pos="1134"/>
        </w:tabs>
        <w:ind w:left="1134" w:hanging="1134"/>
      </w:pPr>
      <w:rPr>
        <w:sz w:val="22"/>
        <w:i w:val="false"/>
        <w:b w:val="false"/>
        <w:szCs w:val="22"/>
      </w:rPr>
    </w:lvl>
    <w:lvl w:ilvl="6">
      <w:start w:val="1"/>
      <w:pStyle w:val="Heading7"/>
      <w:numFmt w:val="decimal"/>
      <w:lvlText w:val="%1.%2.%3.%4.%5.%6.%7"/>
      <w:lvlJc w:val="left"/>
      <w:pPr>
        <w:tabs>
          <w:tab w:val="num" w:pos="1701"/>
        </w:tabs>
        <w:ind w:left="1701" w:hanging="1701"/>
      </w:pPr>
      <w:rPr>
        <w:sz w:val="22"/>
        <w:i w:val="false"/>
        <w:b w:val="false"/>
        <w:szCs w:val="22"/>
      </w:rPr>
    </w:lvl>
    <w:lvl w:ilvl="7">
      <w:start w:val="1"/>
      <w:pStyle w:val="Heading8"/>
      <w:numFmt w:val="decimal"/>
      <w:lvlText w:val="%1.%2.%3.%4.%5.%6.%7.%8"/>
      <w:lvlJc w:val="left"/>
      <w:pPr>
        <w:tabs>
          <w:tab w:val="num" w:pos="1701"/>
        </w:tabs>
        <w:ind w:left="1701" w:hanging="1701"/>
      </w:pPr>
      <w:rPr>
        <w:sz w:val="22"/>
        <w:i w:val="false"/>
        <w:b w:val="false"/>
        <w:szCs w:val="22"/>
      </w:rPr>
    </w:lvl>
    <w:lvl w:ilvl="8">
      <w:start w:val="1"/>
      <w:pStyle w:val="Heading9"/>
      <w:numFmt w:val="decimal"/>
      <w:lvlText w:val="%1.%2.%3.%4.%5.%6.%7.%8.%9"/>
      <w:lvlJc w:val="left"/>
      <w:pPr>
        <w:tabs>
          <w:tab w:val="num" w:pos="1701"/>
        </w:tabs>
        <w:ind w:left="1701" w:hanging="1701"/>
      </w:pPr>
      <w:rPr>
        <w:sz w:val="22"/>
        <w:i w:val="false"/>
        <w:b w:val="false"/>
        <w:szCs w:val="22"/>
      </w:rPr>
    </w:lvl>
  </w:abstractNum>
  <w:abstractNum w:abstractNumId="2">
    <w:lvl w:ilvl="0">
      <w:start w:val="1"/>
      <w:numFmt w:val="decimal"/>
      <w:lvlText w:val="%1"/>
      <w:lvlJc w:val="left"/>
      <w:pPr>
        <w:tabs>
          <w:tab w:val="num" w:pos="1134"/>
        </w:tabs>
        <w:ind w:left="851" w:hanging="851"/>
      </w:pPr>
      <w:rPr>
        <w:sz w:val="32"/>
        <w:i w:val="false"/>
        <w:b/>
        <w:szCs w:val="32"/>
      </w:rPr>
    </w:lvl>
    <w:lvl w:ilvl="1">
      <w:start w:val="1"/>
      <w:numFmt w:val="decimal"/>
      <w:lvlText w:val="%1.%2"/>
      <w:lvlJc w:val="left"/>
      <w:pPr>
        <w:tabs>
          <w:tab w:val="num" w:pos="1134"/>
        </w:tabs>
        <w:ind w:left="851" w:hanging="851"/>
      </w:pPr>
      <w:rPr>
        <w:sz w:val="28"/>
        <w:i w:val="false"/>
        <w:b/>
        <w:szCs w:val="28"/>
      </w:rPr>
    </w:lvl>
    <w:lvl w:ilvl="2">
      <w:start w:val="1"/>
      <w:numFmt w:val="decimal"/>
      <w:lvlText w:val="%1.%2.%3"/>
      <w:lvlJc w:val="left"/>
      <w:pPr>
        <w:tabs>
          <w:tab w:val="num" w:pos="1374"/>
        </w:tabs>
        <w:ind w:left="851" w:hanging="851"/>
      </w:pPr>
      <w:rPr>
        <w:sz w:val="24"/>
        <w:i w:val="false"/>
        <w:b/>
        <w:szCs w:val="24"/>
      </w:rPr>
    </w:lvl>
    <w:lvl w:ilvl="3">
      <w:start w:val="1"/>
      <w:numFmt w:val="decimal"/>
      <w:lvlText w:val="%1.%2.%3.%4"/>
      <w:lvlJc w:val="left"/>
      <w:pPr>
        <w:tabs>
          <w:tab w:val="num" w:pos="1134"/>
        </w:tabs>
        <w:ind w:left="851" w:hanging="851"/>
      </w:pPr>
      <w:rPr>
        <w:sz w:val="22"/>
        <w:i w:val="false"/>
        <w:b/>
        <w:szCs w:val="22"/>
      </w:rPr>
    </w:lvl>
    <w:lvl w:ilvl="4">
      <w:start w:val="1"/>
      <w:numFmt w:val="decimal"/>
      <w:lvlText w:val="%1.%2.%3.%4.%5"/>
      <w:lvlJc w:val="left"/>
      <w:pPr>
        <w:tabs>
          <w:tab w:val="num" w:pos="1134"/>
        </w:tabs>
        <w:ind w:left="1134" w:hanging="1134"/>
      </w:pPr>
      <w:rPr>
        <w:sz w:val="22"/>
        <w:i w:val="false"/>
        <w:b/>
        <w:szCs w:val="22"/>
      </w:rPr>
    </w:lvl>
    <w:lvl w:ilvl="5">
      <w:start w:val="1"/>
      <w:numFmt w:val="decimal"/>
      <w:lvlText w:val="%1.%2.%3.%4.%5.%6"/>
      <w:lvlJc w:val="left"/>
      <w:pPr>
        <w:tabs>
          <w:tab w:val="num" w:pos="1134"/>
        </w:tabs>
        <w:ind w:left="1134" w:hanging="1134"/>
      </w:pPr>
      <w:rPr>
        <w:sz w:val="22"/>
        <w:i w:val="false"/>
        <w:b w:val="false"/>
        <w:szCs w:val="22"/>
      </w:rPr>
    </w:lvl>
    <w:lvl w:ilvl="6">
      <w:start w:val="1"/>
      <w:numFmt w:val="decimal"/>
      <w:lvlText w:val="%1.%2.%3.%4.%5.%6.%7"/>
      <w:lvlJc w:val="left"/>
      <w:pPr>
        <w:tabs>
          <w:tab w:val="num" w:pos="1701"/>
        </w:tabs>
        <w:ind w:left="1701" w:hanging="1701"/>
      </w:pPr>
      <w:rPr>
        <w:sz w:val="22"/>
        <w:i w:val="false"/>
        <w:b w:val="false"/>
        <w:szCs w:val="22"/>
      </w:rPr>
    </w:lvl>
    <w:lvl w:ilvl="7">
      <w:start w:val="1"/>
      <w:numFmt w:val="decimal"/>
      <w:lvlText w:val="%1.%2.%3.%4.%5.%6.%7.%8"/>
      <w:lvlJc w:val="left"/>
      <w:pPr>
        <w:tabs>
          <w:tab w:val="num" w:pos="1701"/>
        </w:tabs>
        <w:ind w:left="1701" w:hanging="1701"/>
      </w:pPr>
      <w:rPr>
        <w:sz w:val="22"/>
        <w:i w:val="false"/>
        <w:b w:val="false"/>
        <w:szCs w:val="22"/>
      </w:rPr>
    </w:lvl>
    <w:lvl w:ilvl="8">
      <w:start w:val="1"/>
      <w:numFmt w:val="decimal"/>
      <w:lvlText w:val="%1.%2.%3.%4.%5.%6.%7.%8.%9"/>
      <w:lvlJc w:val="left"/>
      <w:pPr>
        <w:tabs>
          <w:tab w:val="num" w:pos="1701"/>
        </w:tabs>
        <w:ind w:left="1701" w:hanging="1701"/>
      </w:pPr>
      <w:rPr>
        <w:sz w:val="22"/>
        <w:i w:val="false"/>
        <w:b w:val="false"/>
        <w:szCs w:val="22"/>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CH"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CH" w:eastAsia="de-CH" w:bidi="ar-SA"/>
      </w:rPr>
    </w:rPrDefault>
    <w:pPrDefault>
      <w:pPr>
        <w:suppressAutoHyphens w:val="true"/>
      </w:pPr>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qFormat="1"/>
    <w:lsdException w:name="footer" w:uiPriority="0"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75ac3"/>
    <w:pPr>
      <w:widowControl/>
      <w:suppressAutoHyphens w:val="false"/>
      <w:bidi w:val="0"/>
      <w:spacing w:lineRule="atLeast" w:line="260" w:before="0" w:after="0"/>
      <w:jc w:val="both"/>
    </w:pPr>
    <w:rPr>
      <w:rFonts w:ascii="Arial" w:hAnsi="Arial" w:eastAsia="Times New Roman" w:cs="Times New Roman"/>
      <w:color w:val="auto"/>
      <w:kern w:val="0"/>
      <w:sz w:val="22"/>
      <w:szCs w:val="20"/>
      <w:lang w:val="en-GB" w:eastAsia="de-CH" w:bidi="ar-SA"/>
    </w:rPr>
  </w:style>
  <w:style w:type="paragraph" w:styleId="Heading1">
    <w:name w:val="Heading 1"/>
    <w:basedOn w:val="Normal"/>
    <w:next w:val="TextCDB"/>
    <w:qFormat/>
    <w:rsid w:val="0022295b"/>
    <w:pPr>
      <w:keepNext w:val="true"/>
      <w:numPr>
        <w:ilvl w:val="0"/>
        <w:numId w:val="1"/>
      </w:numPr>
      <w:tabs>
        <w:tab w:val="clear" w:pos="709"/>
        <w:tab w:val="left" w:pos="850" w:leader="none"/>
      </w:tabs>
      <w:spacing w:lineRule="auto" w:line="288" w:before="120" w:after="120"/>
      <w:outlineLvl w:val="0"/>
    </w:pPr>
    <w:rPr>
      <w:rFonts w:cs="Arial"/>
      <w:b/>
      <w:bCs/>
      <w:kern w:val="2"/>
      <w:sz w:val="32"/>
      <w:szCs w:val="32"/>
    </w:rPr>
  </w:style>
  <w:style w:type="paragraph" w:styleId="Heading2">
    <w:name w:val="Heading 2"/>
    <w:basedOn w:val="Heading1"/>
    <w:next w:val="TextCDB"/>
    <w:qFormat/>
    <w:rsid w:val="0022295b"/>
    <w:pPr>
      <w:numPr>
        <w:ilvl w:val="1"/>
        <w:numId w:val="1"/>
      </w:numPr>
      <w:outlineLvl w:val="1"/>
    </w:pPr>
    <w:rPr>
      <w:bCs w:val="false"/>
      <w:kern w:val="0"/>
      <w:sz w:val="28"/>
      <w:szCs w:val="28"/>
      <w:lang w:eastAsia="de-DE"/>
    </w:rPr>
  </w:style>
  <w:style w:type="paragraph" w:styleId="Heading3">
    <w:name w:val="Heading 3"/>
    <w:basedOn w:val="Heading1"/>
    <w:next w:val="TextCDB"/>
    <w:link w:val="berschrift3Zchn"/>
    <w:qFormat/>
    <w:rsid w:val="0022295b"/>
    <w:pPr>
      <w:numPr>
        <w:ilvl w:val="2"/>
        <w:numId w:val="1"/>
      </w:numPr>
      <w:outlineLvl w:val="2"/>
    </w:pPr>
    <w:rPr>
      <w:bCs w:val="false"/>
      <w:kern w:val="0"/>
      <w:sz w:val="24"/>
      <w:szCs w:val="24"/>
      <w:lang w:eastAsia="de-DE"/>
    </w:rPr>
  </w:style>
  <w:style w:type="paragraph" w:styleId="Heading4">
    <w:name w:val="Heading 4"/>
    <w:basedOn w:val="Heading1"/>
    <w:next w:val="TextCDB"/>
    <w:qFormat/>
    <w:rsid w:val="000f6299"/>
    <w:pPr>
      <w:numPr>
        <w:ilvl w:val="0"/>
        <w:numId w:val="0"/>
      </w:numPr>
      <w:outlineLvl w:val="3"/>
    </w:pPr>
    <w:rPr>
      <w:bCs w:val="false"/>
      <w:kern w:val="0"/>
      <w:sz w:val="22"/>
      <w:szCs w:val="22"/>
      <w:lang w:eastAsia="de-DE"/>
    </w:rPr>
  </w:style>
  <w:style w:type="paragraph" w:styleId="Heading5">
    <w:name w:val="Heading 5"/>
    <w:basedOn w:val="Heading1"/>
    <w:next w:val="TextCDB"/>
    <w:qFormat/>
    <w:rsid w:val="003b0963"/>
    <w:pPr>
      <w:numPr>
        <w:ilvl w:val="4"/>
        <w:numId w:val="1"/>
      </w:numPr>
      <w:tabs>
        <w:tab w:val="clear" w:pos="850"/>
      </w:tabs>
      <w:spacing w:before="240" w:after="120"/>
      <w:outlineLvl w:val="4"/>
    </w:pPr>
    <w:rPr>
      <w:bCs w:val="false"/>
      <w:iCs/>
      <w:kern w:val="0"/>
      <w:sz w:val="22"/>
      <w:szCs w:val="22"/>
      <w:lang w:eastAsia="de-DE"/>
    </w:rPr>
  </w:style>
  <w:style w:type="paragraph" w:styleId="Heading6">
    <w:name w:val="Heading 6"/>
    <w:basedOn w:val="Heading1"/>
    <w:next w:val="TextCDB"/>
    <w:qFormat/>
    <w:rsid w:val="003b0963"/>
    <w:pPr>
      <w:numPr>
        <w:ilvl w:val="5"/>
        <w:numId w:val="1"/>
      </w:numPr>
      <w:tabs>
        <w:tab w:val="clear" w:pos="850"/>
      </w:tabs>
      <w:spacing w:before="240" w:after="120"/>
      <w:outlineLvl w:val="5"/>
    </w:pPr>
    <w:rPr>
      <w:b w:val="false"/>
      <w:bCs w:val="false"/>
      <w:sz w:val="22"/>
      <w:szCs w:val="22"/>
    </w:rPr>
  </w:style>
  <w:style w:type="paragraph" w:styleId="Heading7">
    <w:name w:val="Heading 7"/>
    <w:basedOn w:val="Heading1"/>
    <w:next w:val="TextCDB"/>
    <w:qFormat/>
    <w:rsid w:val="003b0963"/>
    <w:pPr>
      <w:numPr>
        <w:ilvl w:val="6"/>
        <w:numId w:val="1"/>
      </w:numPr>
      <w:tabs>
        <w:tab w:val="clear" w:pos="850"/>
      </w:tabs>
      <w:spacing w:before="240" w:after="120"/>
      <w:outlineLvl w:val="6"/>
    </w:pPr>
    <w:rPr>
      <w:b w:val="false"/>
      <w:sz w:val="22"/>
      <w:szCs w:val="22"/>
    </w:rPr>
  </w:style>
  <w:style w:type="paragraph" w:styleId="Heading8">
    <w:name w:val="Heading 8"/>
    <w:basedOn w:val="Heading1"/>
    <w:next w:val="TextCDB"/>
    <w:qFormat/>
    <w:rsid w:val="003b0963"/>
    <w:pPr>
      <w:numPr>
        <w:ilvl w:val="7"/>
        <w:numId w:val="1"/>
      </w:numPr>
      <w:tabs>
        <w:tab w:val="clear" w:pos="850"/>
      </w:tabs>
      <w:spacing w:before="240" w:after="120"/>
      <w:outlineLvl w:val="7"/>
    </w:pPr>
    <w:rPr>
      <w:b w:val="false"/>
      <w:iCs/>
      <w:sz w:val="22"/>
      <w:szCs w:val="22"/>
    </w:rPr>
  </w:style>
  <w:style w:type="paragraph" w:styleId="Heading9">
    <w:name w:val="Heading 9"/>
    <w:basedOn w:val="Heading1"/>
    <w:next w:val="TextCDB"/>
    <w:qFormat/>
    <w:rsid w:val="003b0963"/>
    <w:pPr>
      <w:numPr>
        <w:ilvl w:val="8"/>
        <w:numId w:val="1"/>
      </w:numPr>
      <w:tabs>
        <w:tab w:val="clear" w:pos="850"/>
      </w:tabs>
      <w:spacing w:before="240" w:after="120"/>
      <w:outlineLvl w:val="8"/>
    </w:pPr>
    <w:rPr>
      <w:b w:val="false"/>
      <w:sz w:val="22"/>
      <w:szCs w:val="22"/>
    </w:rPr>
  </w:style>
  <w:style w:type="character" w:styleId="DefaultParagraphFont" w:default="1">
    <w:name w:val="Default Paragraph Font"/>
    <w:uiPriority w:val="1"/>
    <w:semiHidden/>
    <w:unhideWhenUsed/>
    <w:qFormat/>
    <w:rPr/>
  </w:style>
  <w:style w:type="character" w:styleId="InternetLink">
    <w:name w:val="Hyperlink"/>
    <w:uiPriority w:val="99"/>
    <w:rsid w:val="00723223"/>
    <w:rPr>
      <w:color w:val="0000FF"/>
      <w:u w:val="single"/>
    </w:rPr>
  </w:style>
  <w:style w:type="character" w:styleId="TextkrperZchn" w:customStyle="1">
    <w:name w:val="Textkörper Zchn"/>
    <w:link w:val="Textkrper"/>
    <w:uiPriority w:val="99"/>
    <w:semiHidden/>
    <w:qFormat/>
    <w:rsid w:val="00d622d0"/>
    <w:rPr>
      <w:rFonts w:ascii="Arial" w:hAnsi="Arial"/>
      <w:sz w:val="22"/>
      <w:lang w:bidi="ar-SA"/>
    </w:rPr>
  </w:style>
  <w:style w:type="character" w:styleId="FootnoteCharacters">
    <w:name w:val="Footnote Characters"/>
    <w:uiPriority w:val="99"/>
    <w:semiHidden/>
    <w:unhideWhenUsed/>
    <w:qFormat/>
    <w:rsid w:val="00ba3038"/>
    <w:rPr>
      <w:vertAlign w:val="superscript"/>
    </w:rPr>
  </w:style>
  <w:style w:type="character" w:styleId="FootnoteAnchor">
    <w:name w:val="Footnote Anchor"/>
    <w:rPr>
      <w:vertAlign w:val="superscript"/>
    </w:rPr>
  </w:style>
  <w:style w:type="character" w:styleId="Pagenumber">
    <w:name w:val="page number"/>
    <w:basedOn w:val="DefaultParagraphFont"/>
    <w:uiPriority w:val="99"/>
    <w:semiHidden/>
    <w:unhideWhenUsed/>
    <w:qFormat/>
    <w:rsid w:val="00ef0475"/>
    <w:rPr/>
  </w:style>
  <w:style w:type="character" w:styleId="AufzhlungNumm1CDBCar" w:customStyle="1">
    <w:name w:val="Aufzählung Numm 1_CDB Car"/>
    <w:link w:val="AufzhlungNumm1CDB"/>
    <w:qFormat/>
    <w:rsid w:val="00030bb1"/>
    <w:rPr>
      <w:rFonts w:ascii="Arial" w:hAnsi="Arial"/>
      <w:sz w:val="22"/>
      <w:szCs w:val="22"/>
      <w:lang w:eastAsia="de-DE"/>
    </w:rPr>
  </w:style>
  <w:style w:type="character" w:styleId="AufzhlungNumeroCar" w:customStyle="1">
    <w:name w:val="Aufzählung Numero Car"/>
    <w:basedOn w:val="AufzhlungNumm1CDBCar"/>
    <w:link w:val="AufzhlungNumero"/>
    <w:qFormat/>
    <w:rsid w:val="00030bb1"/>
    <w:rPr>
      <w:rFonts w:ascii="Arial" w:hAnsi="Arial"/>
      <w:sz w:val="22"/>
      <w:szCs w:val="22"/>
      <w:lang w:eastAsia="de-DE"/>
    </w:rPr>
  </w:style>
  <w:style w:type="character" w:styleId="Aufzhlung1CDBCar" w:customStyle="1">
    <w:name w:val="Aufzählung 1_CDB Car"/>
    <w:link w:val="Aufzhlung1CDB"/>
    <w:qFormat/>
    <w:rsid w:val="00030bb1"/>
    <w:rPr>
      <w:rFonts w:ascii="Arial" w:hAnsi="Arial"/>
      <w:sz w:val="22"/>
      <w:szCs w:val="22"/>
      <w:lang w:eastAsia="de-DE"/>
    </w:rPr>
  </w:style>
  <w:style w:type="character" w:styleId="AufzhlungPunkt1Car" w:customStyle="1">
    <w:name w:val="Aufzählung Punkt 1 Car"/>
    <w:basedOn w:val="Aufzhlung1CDBCar"/>
    <w:link w:val="AufzhlungPunkt1"/>
    <w:qFormat/>
    <w:rsid w:val="00030bb1"/>
    <w:rPr>
      <w:rFonts w:ascii="Arial" w:hAnsi="Arial"/>
      <w:sz w:val="22"/>
      <w:szCs w:val="22"/>
      <w:lang w:eastAsia="de-DE"/>
    </w:rPr>
  </w:style>
  <w:style w:type="character" w:styleId="AufzhlungPunktZchn" w:customStyle="1">
    <w:name w:val="Aufzählung Punkt Zchn"/>
    <w:basedOn w:val="AufzhlungPunkt1Car"/>
    <w:link w:val="AufzhlungPunkt"/>
    <w:qFormat/>
    <w:rsid w:val="00100639"/>
    <w:rPr>
      <w:rFonts w:ascii="Arial" w:hAnsi="Arial"/>
      <w:sz w:val="22"/>
      <w:szCs w:val="22"/>
      <w:lang w:eastAsia="de-DE"/>
    </w:rPr>
  </w:style>
  <w:style w:type="character" w:styleId="AufzhlungZchn" w:customStyle="1">
    <w:name w:val="Aufzählung Zchn"/>
    <w:basedOn w:val="AufzhlungPunktZchn"/>
    <w:link w:val="Aufzhlung"/>
    <w:qFormat/>
    <w:rsid w:val="00100639"/>
    <w:rPr>
      <w:rFonts w:ascii="Arial" w:hAnsi="Arial"/>
      <w:sz w:val="22"/>
      <w:szCs w:val="22"/>
      <w:lang w:eastAsia="de-DE"/>
    </w:rPr>
  </w:style>
  <w:style w:type="character" w:styleId="KopfzeileZchn" w:customStyle="1">
    <w:name w:val="Kopfzeile Zchn"/>
    <w:basedOn w:val="DefaultParagraphFont"/>
    <w:link w:val="Kopfzeile"/>
    <w:uiPriority w:val="99"/>
    <w:qFormat/>
    <w:rsid w:val="00ad7be0"/>
    <w:rPr>
      <w:rFonts w:ascii="Arial" w:hAnsi="Arial"/>
      <w:sz w:val="15"/>
    </w:rPr>
  </w:style>
  <w:style w:type="character" w:styleId="SprechblasentextZchn" w:customStyle="1">
    <w:name w:val="Sprechblasentext Zchn"/>
    <w:basedOn w:val="DefaultParagraphFont"/>
    <w:link w:val="Sprechblasentext"/>
    <w:uiPriority w:val="99"/>
    <w:semiHidden/>
    <w:qFormat/>
    <w:rsid w:val="00ad70f0"/>
    <w:rPr>
      <w:rFonts w:ascii="Tahoma" w:hAnsi="Tahoma" w:cs="Tahoma"/>
      <w:sz w:val="16"/>
      <w:szCs w:val="16"/>
    </w:rPr>
  </w:style>
  <w:style w:type="character" w:styleId="TitelZchn" w:customStyle="1">
    <w:name w:val="Titel Zchn"/>
    <w:basedOn w:val="DefaultParagraphFont"/>
    <w:link w:val="Titel"/>
    <w:qFormat/>
    <w:rsid w:val="00c9410a"/>
    <w:rPr>
      <w:rFonts w:ascii="Arial" w:hAnsi="Arial" w:cs="Arial"/>
      <w:b/>
      <w:bCs/>
      <w:kern w:val="2"/>
      <w:sz w:val="42"/>
      <w:szCs w:val="32"/>
      <w:lang w:eastAsia="de-DE"/>
    </w:rPr>
  </w:style>
  <w:style w:type="character" w:styleId="Standard85Zchn" w:customStyle="1">
    <w:name w:val="Standard 8.5 Zchn"/>
    <w:basedOn w:val="DefaultParagraphFont"/>
    <w:link w:val="Standard85"/>
    <w:qFormat/>
    <w:rsid w:val="00352d8e"/>
    <w:rPr>
      <w:rFonts w:ascii="Arial" w:hAnsi="Arial" w:eastAsia="Arial"/>
      <w:sz w:val="17"/>
      <w:szCs w:val="17"/>
      <w:lang w:eastAsia="en-US"/>
    </w:rPr>
  </w:style>
  <w:style w:type="character" w:styleId="Annotationreference">
    <w:name w:val="annotation reference"/>
    <w:basedOn w:val="DefaultParagraphFont"/>
    <w:uiPriority w:val="99"/>
    <w:semiHidden/>
    <w:unhideWhenUsed/>
    <w:qFormat/>
    <w:rsid w:val="008f2b88"/>
    <w:rPr>
      <w:sz w:val="18"/>
      <w:szCs w:val="18"/>
    </w:rPr>
  </w:style>
  <w:style w:type="character" w:styleId="KommentartextZchn" w:customStyle="1">
    <w:name w:val="Kommentartext Zchn"/>
    <w:basedOn w:val="DefaultParagraphFont"/>
    <w:link w:val="Kommentartext"/>
    <w:uiPriority w:val="99"/>
    <w:qFormat/>
    <w:rsid w:val="008f2b88"/>
    <w:rPr>
      <w:rFonts w:ascii="Arial" w:hAnsi="Arial"/>
      <w:sz w:val="24"/>
      <w:szCs w:val="24"/>
    </w:rPr>
  </w:style>
  <w:style w:type="character" w:styleId="KommentarthemaZchn" w:customStyle="1">
    <w:name w:val="Kommentarthema Zchn"/>
    <w:basedOn w:val="KommentartextZchn"/>
    <w:link w:val="Kommentarthema"/>
    <w:uiPriority w:val="99"/>
    <w:semiHidden/>
    <w:qFormat/>
    <w:rsid w:val="008f2b88"/>
    <w:rPr>
      <w:rFonts w:ascii="Arial" w:hAnsi="Arial"/>
      <w:b/>
      <w:bCs/>
      <w:sz w:val="24"/>
      <w:szCs w:val="24"/>
    </w:rPr>
  </w:style>
  <w:style w:type="character" w:styleId="BARHeaderChar" w:customStyle="1">
    <w:name w:val="BAR Header Char"/>
    <w:basedOn w:val="DefaultParagraphFont"/>
    <w:link w:val="BARHeader"/>
    <w:qFormat/>
    <w:rsid w:val="00bc3829"/>
    <w:rPr>
      <w:rFonts w:ascii="Arial" w:hAnsi="Arial"/>
      <w:b/>
      <w:color w:val="000000"/>
      <w:sz w:val="36"/>
      <w:szCs w:val="36"/>
    </w:rPr>
  </w:style>
  <w:style w:type="character" w:styleId="Strong">
    <w:name w:val="Strong"/>
    <w:basedOn w:val="DefaultParagraphFont"/>
    <w:uiPriority w:val="22"/>
    <w:qFormat/>
    <w:rsid w:val="004d675b"/>
    <w:rPr>
      <w:b/>
      <w:bCs/>
    </w:rPr>
  </w:style>
  <w:style w:type="character" w:styleId="VisitedInternetLink">
    <w:name w:val="FollowedHyperlink"/>
    <w:basedOn w:val="DefaultParagraphFont"/>
    <w:uiPriority w:val="99"/>
    <w:semiHidden/>
    <w:unhideWhenUsed/>
    <w:rsid w:val="004d675b"/>
    <w:rPr>
      <w:color w:val="800080" w:themeColor="followedHyperlink"/>
      <w:u w:val="single"/>
    </w:rPr>
  </w:style>
  <w:style w:type="character" w:styleId="Berschrift3Zchn" w:customStyle="1">
    <w:name w:val="Überschrift 3 Zchn"/>
    <w:basedOn w:val="DefaultParagraphFont"/>
    <w:link w:val="berschrift3"/>
    <w:qFormat/>
    <w:rsid w:val="006f542d"/>
    <w:rPr>
      <w:rFonts w:ascii="Arial" w:hAnsi="Arial" w:cs="Arial"/>
      <w:b/>
      <w:sz w:val="24"/>
      <w:szCs w:val="24"/>
      <w:lang w:eastAsia="de-DE"/>
    </w:rPr>
  </w:style>
  <w:style w:type="character" w:styleId="Mentionnonrsolue1" w:customStyle="1">
    <w:name w:val="Mention non résolue1"/>
    <w:basedOn w:val="DefaultParagraphFont"/>
    <w:uiPriority w:val="99"/>
    <w:semiHidden/>
    <w:unhideWhenUsed/>
    <w:qFormat/>
    <w:rsid w:val="000753cc"/>
    <w:rPr>
      <w:color w:val="605E5C"/>
      <w:shd w:fill="E1DFDD" w:val="clear"/>
    </w:rPr>
  </w:style>
  <w:style w:type="character" w:styleId="NichtaufgelsteErwhnung1" w:customStyle="1">
    <w:name w:val="Nicht aufgelöste Erwähnung1"/>
    <w:basedOn w:val="DefaultParagraphFont"/>
    <w:uiPriority w:val="99"/>
    <w:semiHidden/>
    <w:unhideWhenUsed/>
    <w:qFormat/>
    <w:rsid w:val="00617ce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next w:val="Zweittrakt"/>
    <w:link w:val="TextkrperZchn"/>
    <w:uiPriority w:val="99"/>
    <w:semiHidden/>
    <w:unhideWhenUsed/>
    <w:rsid w:val="00d622d0"/>
    <w:pPr>
      <w:widowControl/>
      <w:suppressAutoHyphens w:val="true"/>
      <w:bidi w:val="0"/>
      <w:spacing w:before="0" w:after="120"/>
      <w:jc w:val="left"/>
    </w:pPr>
    <w:rPr>
      <w:rFonts w:ascii="Arial" w:hAnsi="Arial" w:eastAsia="Times New Roman" w:cs="Times New Roman"/>
      <w:color w:val="auto"/>
      <w:kern w:val="0"/>
      <w:sz w:val="22"/>
      <w:szCs w:val="20"/>
      <w:lang w:val="de-CH" w:eastAsia="de-CH"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KopfzeileZchn"/>
    <w:uiPriority w:val="99"/>
    <w:qFormat/>
    <w:rsid w:val="00723223"/>
    <w:pPr>
      <w:suppressAutoHyphens w:val="true"/>
      <w:spacing w:lineRule="exact" w:line="200"/>
    </w:pPr>
    <w:rPr>
      <w:sz w:val="15"/>
    </w:rPr>
  </w:style>
  <w:style w:type="paragraph" w:styleId="Footer">
    <w:name w:val="Footer"/>
    <w:basedOn w:val="Normal"/>
    <w:rsid w:val="00723223"/>
    <w:pPr>
      <w:suppressAutoHyphens w:val="true"/>
      <w:spacing w:lineRule="exact" w:line="200"/>
    </w:pPr>
    <w:rPr>
      <w:sz w:val="15"/>
      <w:szCs w:val="15"/>
    </w:rPr>
  </w:style>
  <w:style w:type="paragraph" w:styleId="ZCDBLogo" w:customStyle="1">
    <w:name w:val="z_CDB_Logo"/>
    <w:qFormat/>
    <w:rsid w:val="00723223"/>
    <w:pPr>
      <w:widowControl/>
      <w:suppressAutoHyphens w:val="true"/>
      <w:bidi w:val="0"/>
      <w:spacing w:before="0" w:after="0"/>
      <w:jc w:val="left"/>
    </w:pPr>
    <w:rPr>
      <w:rFonts w:ascii="Arial" w:hAnsi="Arial" w:eastAsia="Times New Roman" w:cs="Times New Roman"/>
      <w:color w:val="auto"/>
      <w:kern w:val="0"/>
      <w:sz w:val="15"/>
      <w:szCs w:val="20"/>
      <w:lang w:val="de-CH" w:eastAsia="de-CH" w:bidi="ar-SA"/>
    </w:rPr>
  </w:style>
  <w:style w:type="paragraph" w:styleId="Title">
    <w:name w:val="Title"/>
    <w:basedOn w:val="Normal"/>
    <w:next w:val="TextCDB"/>
    <w:link w:val="TitelZchn"/>
    <w:qFormat/>
    <w:rsid w:val="003b0963"/>
    <w:pPr>
      <w:spacing w:lineRule="exact" w:line="480" w:before="0" w:after="360"/>
    </w:pPr>
    <w:rPr>
      <w:rFonts w:cs="Arial"/>
      <w:b/>
      <w:bCs/>
      <w:kern w:val="2"/>
      <w:sz w:val="42"/>
      <w:szCs w:val="32"/>
      <w:lang w:eastAsia="de-DE"/>
    </w:rPr>
  </w:style>
  <w:style w:type="paragraph" w:styleId="ZCDBPfadname" w:customStyle="1">
    <w:name w:val="z_CDB_Pfadname"/>
    <w:next w:val="Footer"/>
    <w:qFormat/>
    <w:rsid w:val="00723223"/>
    <w:pPr>
      <w:widowControl/>
      <w:suppressAutoHyphens w:val="true"/>
      <w:bidi w:val="0"/>
      <w:spacing w:lineRule="exact" w:line="160" w:before="0" w:after="0"/>
      <w:jc w:val="left"/>
    </w:pPr>
    <w:rPr>
      <w:rFonts w:ascii="Arial" w:hAnsi="Arial" w:eastAsia="Times New Roman" w:cs="Times New Roman"/>
      <w:color w:val="auto"/>
      <w:kern w:val="0"/>
      <w:sz w:val="12"/>
      <w:szCs w:val="12"/>
      <w:lang w:val="de-CH" w:eastAsia="de-CH" w:bidi="ar-SA"/>
    </w:rPr>
  </w:style>
  <w:style w:type="paragraph" w:styleId="ZCDBSeite" w:customStyle="1">
    <w:name w:val="z_CDB_Seite"/>
    <w:basedOn w:val="Normal"/>
    <w:qFormat/>
    <w:rsid w:val="00723223"/>
    <w:pPr>
      <w:suppressAutoHyphens w:val="true"/>
      <w:spacing w:lineRule="exact" w:line="200"/>
      <w:jc w:val="right"/>
    </w:pPr>
    <w:rPr>
      <w:sz w:val="14"/>
      <w:szCs w:val="14"/>
    </w:rPr>
  </w:style>
  <w:style w:type="paragraph" w:styleId="ZCDBPlatzhalter" w:customStyle="1">
    <w:name w:val="z_CDB_Platzhalter"/>
    <w:basedOn w:val="Normal"/>
    <w:next w:val="Normal"/>
    <w:qFormat/>
    <w:rsid w:val="00723223"/>
    <w:pPr>
      <w:spacing w:lineRule="auto" w:line="240"/>
    </w:pPr>
    <w:rPr>
      <w:sz w:val="2"/>
      <w:szCs w:val="2"/>
    </w:rPr>
  </w:style>
  <w:style w:type="paragraph" w:styleId="Subtitle">
    <w:name w:val="Subtitle"/>
    <w:basedOn w:val="Title"/>
    <w:next w:val="TextCDB"/>
    <w:qFormat/>
    <w:rsid w:val="003b0963"/>
    <w:pPr>
      <w:spacing w:before="0" w:after="480"/>
    </w:pPr>
    <w:rPr>
      <w:b w:val="false"/>
      <w:szCs w:val="24"/>
    </w:rPr>
  </w:style>
  <w:style w:type="paragraph" w:styleId="ZCDBFormFeld" w:customStyle="1">
    <w:name w:val="z_CDB_Form_Feld"/>
    <w:basedOn w:val="Normal"/>
    <w:qFormat/>
    <w:rsid w:val="00723223"/>
    <w:pPr/>
    <w:rPr>
      <w:sz w:val="15"/>
    </w:rPr>
  </w:style>
  <w:style w:type="paragraph" w:styleId="FormInfoCDB" w:customStyle="1">
    <w:name w:val="Form_Info_CDB"/>
    <w:basedOn w:val="Normal"/>
    <w:qFormat/>
    <w:rsid w:val="00723223"/>
    <w:pPr/>
    <w:rPr/>
  </w:style>
  <w:style w:type="paragraph" w:styleId="ZCDBKopfDept" w:customStyle="1">
    <w:name w:val="z_CDB_KopfDept"/>
    <w:basedOn w:val="Normal"/>
    <w:qFormat/>
    <w:rsid w:val="00723223"/>
    <w:pPr>
      <w:suppressAutoHyphens w:val="true"/>
      <w:spacing w:lineRule="exact" w:line="200" w:before="0" w:after="100"/>
    </w:pPr>
    <w:rPr>
      <w:sz w:val="15"/>
    </w:rPr>
  </w:style>
  <w:style w:type="paragraph" w:styleId="ZCDBKopfFett" w:customStyle="1">
    <w:name w:val="z_CDB_KopfFett"/>
    <w:basedOn w:val="Normal"/>
    <w:qFormat/>
    <w:rsid w:val="00723223"/>
    <w:pPr>
      <w:suppressAutoHyphens w:val="true"/>
      <w:spacing w:lineRule="exact" w:line="200"/>
    </w:pPr>
    <w:rPr>
      <w:b/>
      <w:sz w:val="15"/>
    </w:rPr>
  </w:style>
  <w:style w:type="paragraph" w:styleId="ZCDBLinie1" w:customStyle="1">
    <w:name w:val="z_CDB_Linie1"/>
    <w:basedOn w:val="Normal"/>
    <w:qFormat/>
    <w:rsid w:val="00723223"/>
    <w:pPr>
      <w:pBdr>
        <w:top w:val="single" w:sz="4" w:space="1" w:color="000000"/>
      </w:pBdr>
      <w:spacing w:lineRule="exact" w:line="160" w:before="270" w:after="0"/>
      <w:ind w:left="28" w:right="28" w:hanging="0"/>
    </w:pPr>
    <w:rPr/>
  </w:style>
  <w:style w:type="paragraph" w:styleId="ZCDBLinie2" w:customStyle="1">
    <w:name w:val="z_CDB_Linie2"/>
    <w:basedOn w:val="Normal"/>
    <w:qFormat/>
    <w:rsid w:val="00723223"/>
    <w:pPr>
      <w:pBdr>
        <w:bottom w:val="single" w:sz="4" w:space="1" w:color="000000"/>
      </w:pBdr>
      <w:spacing w:before="90" w:after="340"/>
    </w:pPr>
    <w:rPr/>
  </w:style>
  <w:style w:type="paragraph" w:styleId="ZCDBHierarchie" w:customStyle="1">
    <w:name w:val="z_CDB_Hierarchie"/>
    <w:basedOn w:val="Header"/>
    <w:qFormat/>
    <w:rsid w:val="00723223"/>
    <w:pPr/>
    <w:rPr/>
  </w:style>
  <w:style w:type="paragraph" w:styleId="ZCDBRefKlassifizierungsvermerk" w:customStyle="1">
    <w:name w:val="z_CDB_Ref_Klassifizierungsvermerk"/>
    <w:basedOn w:val="Normal"/>
    <w:qFormat/>
    <w:rsid w:val="00723223"/>
    <w:pPr>
      <w:spacing w:lineRule="exact" w:line="200"/>
    </w:pPr>
    <w:rPr>
      <w:b/>
      <w:sz w:val="15"/>
    </w:rPr>
  </w:style>
  <w:style w:type="paragraph" w:styleId="ZCDBRef" w:customStyle="1">
    <w:name w:val="z_CDB_Ref"/>
    <w:basedOn w:val="Normal"/>
    <w:next w:val="Normal"/>
    <w:qFormat/>
    <w:rsid w:val="00723223"/>
    <w:pPr>
      <w:spacing w:lineRule="exact" w:line="200"/>
    </w:pPr>
    <w:rPr>
      <w:bCs/>
      <w:sz w:val="15"/>
    </w:rPr>
  </w:style>
  <w:style w:type="paragraph" w:styleId="ZCDBOrtDatum" w:customStyle="1">
    <w:name w:val="z_CDB_Ort_Datum"/>
    <w:basedOn w:val="ZCDBRef"/>
    <w:qFormat/>
    <w:rsid w:val="00723223"/>
    <w:pPr/>
    <w:rPr>
      <w:b/>
      <w:bCs w:val="false"/>
    </w:rPr>
  </w:style>
  <w:style w:type="paragraph" w:styleId="ZCDBRefProtokoll" w:customStyle="1">
    <w:name w:val="z_CDB_Ref_Protokoll"/>
    <w:basedOn w:val="Normal"/>
    <w:qFormat/>
    <w:rsid w:val="00723223"/>
    <w:pPr>
      <w:spacing w:before="0" w:after="260"/>
    </w:pPr>
    <w:rPr>
      <w:sz w:val="15"/>
    </w:rPr>
  </w:style>
  <w:style w:type="paragraph" w:styleId="ATraktNum1EFD" w:customStyle="1">
    <w:name w:val="_a_Trakt_Num1_EFD"/>
    <w:basedOn w:val="Heading1"/>
    <w:next w:val="TextCDB"/>
    <w:semiHidden/>
    <w:qFormat/>
    <w:rsid w:val="00723223"/>
    <w:pPr>
      <w:keepNext w:val="false"/>
      <w:numPr>
        <w:ilvl w:val="0"/>
        <w:numId w:val="0"/>
      </w:numPr>
      <w:spacing w:before="80" w:after="80"/>
      <w:ind w:left="432" w:hanging="0"/>
    </w:pPr>
    <w:rPr>
      <w:sz w:val="22"/>
    </w:rPr>
  </w:style>
  <w:style w:type="paragraph" w:styleId="TextCDB" w:customStyle="1">
    <w:name w:val="Text_CDB"/>
    <w:basedOn w:val="Normal"/>
    <w:uiPriority w:val="99"/>
    <w:qFormat/>
    <w:rsid w:val="00100639"/>
    <w:pPr>
      <w:spacing w:lineRule="auto" w:line="264" w:before="0" w:after="120"/>
    </w:pPr>
    <w:rPr>
      <w:szCs w:val="22"/>
      <w:lang w:val="en-US" w:eastAsia="de-DE"/>
    </w:rPr>
  </w:style>
  <w:style w:type="paragraph" w:styleId="ATraktNum2EFD" w:customStyle="1">
    <w:name w:val="_a_Trakt_Num2_EFD"/>
    <w:basedOn w:val="ATraktNum1EFD"/>
    <w:next w:val="TextCDB"/>
    <w:semiHidden/>
    <w:qFormat/>
    <w:rsid w:val="00723223"/>
    <w:pPr>
      <w:ind w:left="0" w:hanging="0"/>
      <w:outlineLvl w:val="1"/>
    </w:pPr>
    <w:rPr>
      <w:b w:val="false"/>
    </w:rPr>
  </w:style>
  <w:style w:type="paragraph" w:styleId="ATraktNum3EFD" w:customStyle="1">
    <w:name w:val="_a_Trakt_Num3_EFD"/>
    <w:basedOn w:val="ATraktNum1EFD"/>
    <w:next w:val="TextCDB"/>
    <w:semiHidden/>
    <w:qFormat/>
    <w:rsid w:val="00723223"/>
    <w:pPr>
      <w:ind w:left="0" w:hanging="0"/>
      <w:outlineLvl w:val="2"/>
    </w:pPr>
    <w:rPr>
      <w:b w:val="false"/>
      <w:lang w:val="de-DE"/>
    </w:rPr>
  </w:style>
  <w:style w:type="paragraph" w:styleId="ATraktNum4EFD" w:customStyle="1">
    <w:name w:val="_a_Trakt_Num4_EFD"/>
    <w:basedOn w:val="ATraktNum1EFD"/>
    <w:next w:val="TextCDB"/>
    <w:semiHidden/>
    <w:qFormat/>
    <w:rsid w:val="00723223"/>
    <w:pPr>
      <w:tabs>
        <w:tab w:val="left" w:pos="850" w:leader="none"/>
        <w:tab w:val="left" w:pos="920" w:leader="none"/>
      </w:tabs>
      <w:ind w:left="0" w:hanging="0"/>
      <w:outlineLvl w:val="3"/>
    </w:pPr>
    <w:rPr>
      <w:b w:val="false"/>
    </w:rPr>
  </w:style>
  <w:style w:type="paragraph" w:styleId="BTrakt1EFD" w:customStyle="1">
    <w:name w:val="_b_Trakt1_EFD"/>
    <w:basedOn w:val="Heading1"/>
    <w:next w:val="TextCDB"/>
    <w:semiHidden/>
    <w:qFormat/>
    <w:rsid w:val="006b20cc"/>
    <w:pPr>
      <w:keepNext w:val="false"/>
      <w:numPr>
        <w:ilvl w:val="0"/>
        <w:numId w:val="0"/>
      </w:numPr>
      <w:spacing w:before="80" w:after="80"/>
    </w:pPr>
    <w:rPr>
      <w:sz w:val="22"/>
      <w:szCs w:val="24"/>
      <w:lang w:eastAsia="de-DE"/>
    </w:rPr>
  </w:style>
  <w:style w:type="paragraph" w:styleId="BTrakt2EFD" w:customStyle="1">
    <w:name w:val="_b_Trakt2_EFD"/>
    <w:basedOn w:val="BTrakt1EFD"/>
    <w:next w:val="TextCDB"/>
    <w:semiHidden/>
    <w:qFormat/>
    <w:rsid w:val="00723223"/>
    <w:pPr>
      <w:outlineLvl w:val="1"/>
    </w:pPr>
    <w:rPr>
      <w:b w:val="false"/>
      <w:szCs w:val="20"/>
      <w:lang w:eastAsia="de-CH"/>
    </w:rPr>
  </w:style>
  <w:style w:type="paragraph" w:styleId="BTrakt3EFD" w:customStyle="1">
    <w:name w:val="_b_Trakt3_EFD"/>
    <w:basedOn w:val="BTrakt1EFD"/>
    <w:next w:val="TextCDB"/>
    <w:semiHidden/>
    <w:qFormat/>
    <w:rsid w:val="00f868f6"/>
    <w:pPr>
      <w:ind w:left="284" w:hanging="0"/>
      <w:outlineLvl w:val="2"/>
    </w:pPr>
    <w:rPr>
      <w:b w:val="false"/>
      <w:bCs w:val="false"/>
      <w:szCs w:val="20"/>
      <w:lang w:eastAsia="de-CH"/>
    </w:rPr>
  </w:style>
  <w:style w:type="paragraph" w:styleId="ZFormFeldCDB" w:customStyle="1">
    <w:name w:val="Z_Form_Feld_CDB"/>
    <w:basedOn w:val="Normal"/>
    <w:qFormat/>
    <w:rsid w:val="00723223"/>
    <w:pPr/>
    <w:rPr>
      <w:sz w:val="15"/>
    </w:rPr>
  </w:style>
  <w:style w:type="paragraph" w:styleId="Contents1">
    <w:name w:val="TOC 1"/>
    <w:basedOn w:val="Normal"/>
    <w:next w:val="Normal"/>
    <w:autoRedefine/>
    <w:uiPriority w:val="39"/>
    <w:rsid w:val="00a37802"/>
    <w:pPr>
      <w:tabs>
        <w:tab w:val="clear" w:pos="709"/>
        <w:tab w:val="left" w:pos="362" w:leader="none"/>
        <w:tab w:val="right" w:pos="9072" w:leader="dot"/>
      </w:tabs>
      <w:spacing w:lineRule="auto" w:line="240" w:before="120" w:after="0"/>
      <w:ind w:left="425" w:hanging="425"/>
    </w:pPr>
    <w:rPr>
      <w:szCs w:val="22"/>
      <w:lang w:eastAsia="de-DE"/>
    </w:rPr>
  </w:style>
  <w:style w:type="paragraph" w:styleId="TabellentextCDB" w:customStyle="1">
    <w:name w:val="Tabellentext_CDB"/>
    <w:basedOn w:val="Normal"/>
    <w:qFormat/>
    <w:rsid w:val="003b0963"/>
    <w:pPr>
      <w:spacing w:before="40" w:after="80"/>
    </w:pPr>
    <w:rPr>
      <w:sz w:val="20"/>
      <w:szCs w:val="16"/>
      <w:lang w:eastAsia="de-DE"/>
    </w:rPr>
  </w:style>
  <w:style w:type="paragraph" w:styleId="Caption1">
    <w:name w:val="caption"/>
    <w:basedOn w:val="Normal"/>
    <w:next w:val="TextCDB"/>
    <w:qFormat/>
    <w:rsid w:val="00723223"/>
    <w:pPr>
      <w:spacing w:before="120" w:after="120"/>
    </w:pPr>
    <w:rPr>
      <w:bCs/>
      <w:sz w:val="18"/>
      <w:szCs w:val="18"/>
    </w:rPr>
  </w:style>
  <w:style w:type="paragraph" w:styleId="Footnote">
    <w:name w:val="Footnote Text"/>
    <w:basedOn w:val="Normal"/>
    <w:semiHidden/>
    <w:rsid w:val="00723223"/>
    <w:pPr/>
    <w:rPr>
      <w:sz w:val="18"/>
    </w:rPr>
  </w:style>
  <w:style w:type="paragraph" w:styleId="Contents2">
    <w:name w:val="TOC 2"/>
    <w:basedOn w:val="Normal"/>
    <w:next w:val="Normal"/>
    <w:autoRedefine/>
    <w:uiPriority w:val="39"/>
    <w:rsid w:val="003b0963"/>
    <w:pPr>
      <w:tabs>
        <w:tab w:val="clear" w:pos="709"/>
        <w:tab w:val="right" w:pos="9072" w:leader="dot"/>
      </w:tabs>
      <w:spacing w:lineRule="auto" w:line="240" w:before="80" w:after="0"/>
      <w:ind w:left="1276" w:hanging="851"/>
    </w:pPr>
    <w:rPr>
      <w:szCs w:val="22"/>
      <w:lang w:eastAsia="de-DE"/>
    </w:rPr>
  </w:style>
  <w:style w:type="paragraph" w:styleId="Contents3">
    <w:name w:val="TOC 3"/>
    <w:basedOn w:val="Normal"/>
    <w:next w:val="Normal"/>
    <w:autoRedefine/>
    <w:uiPriority w:val="39"/>
    <w:rsid w:val="00526380"/>
    <w:pPr>
      <w:tabs>
        <w:tab w:val="clear" w:pos="709"/>
        <w:tab w:val="left" w:pos="1276" w:leader="none"/>
        <w:tab w:val="right" w:pos="9072" w:leader="dot"/>
      </w:tabs>
      <w:spacing w:lineRule="auto" w:line="240"/>
      <w:ind w:left="1276" w:hanging="851"/>
    </w:pPr>
    <w:rPr>
      <w:szCs w:val="22"/>
      <w:lang w:eastAsia="de-DE"/>
    </w:rPr>
  </w:style>
  <w:style w:type="paragraph" w:styleId="Contents4">
    <w:name w:val="TOC 4"/>
    <w:basedOn w:val="Normal"/>
    <w:next w:val="Normal"/>
    <w:autoRedefine/>
    <w:uiPriority w:val="39"/>
    <w:rsid w:val="003b0963"/>
    <w:pPr>
      <w:tabs>
        <w:tab w:val="clear" w:pos="709"/>
        <w:tab w:val="right" w:pos="9072" w:leader="dot"/>
      </w:tabs>
      <w:spacing w:lineRule="auto" w:line="240"/>
      <w:ind w:left="1276" w:hanging="851"/>
    </w:pPr>
    <w:rPr>
      <w:szCs w:val="22"/>
      <w:lang w:eastAsia="de-DE"/>
    </w:rPr>
  </w:style>
  <w:style w:type="paragraph" w:styleId="Einzug1CDB" w:customStyle="1">
    <w:name w:val="Einzug 1_CDB"/>
    <w:basedOn w:val="Normal"/>
    <w:qFormat/>
    <w:rsid w:val="003b0963"/>
    <w:pPr>
      <w:tabs>
        <w:tab w:val="clear" w:pos="709"/>
        <w:tab w:val="left" w:pos="284" w:leader="none"/>
      </w:tabs>
      <w:spacing w:before="0" w:after="120"/>
      <w:ind w:left="284" w:hanging="0"/>
    </w:pPr>
    <w:rPr>
      <w:szCs w:val="22"/>
      <w:lang w:eastAsia="de-DE"/>
    </w:rPr>
  </w:style>
  <w:style w:type="paragraph" w:styleId="Einzug2CDB" w:customStyle="1">
    <w:name w:val="Einzug 2_CDB"/>
    <w:basedOn w:val="Normal"/>
    <w:qFormat/>
    <w:rsid w:val="003b0963"/>
    <w:pPr>
      <w:tabs>
        <w:tab w:val="clear" w:pos="709"/>
        <w:tab w:val="left" w:pos="567" w:leader="none"/>
      </w:tabs>
      <w:spacing w:before="0" w:after="120"/>
      <w:ind w:left="567" w:hanging="0"/>
    </w:pPr>
    <w:rPr>
      <w:szCs w:val="22"/>
      <w:lang w:eastAsia="de-DE"/>
    </w:rPr>
  </w:style>
  <w:style w:type="paragraph" w:styleId="Einzug3CDB" w:customStyle="1">
    <w:name w:val="Einzug 3_CDB"/>
    <w:basedOn w:val="Normal"/>
    <w:qFormat/>
    <w:rsid w:val="003b0963"/>
    <w:pPr>
      <w:tabs>
        <w:tab w:val="clear" w:pos="709"/>
        <w:tab w:val="left" w:pos="851" w:leader="none"/>
      </w:tabs>
      <w:spacing w:before="0" w:after="120"/>
      <w:ind w:left="851" w:hanging="0"/>
    </w:pPr>
    <w:rPr>
      <w:szCs w:val="22"/>
      <w:lang w:eastAsia="de-DE"/>
    </w:rPr>
  </w:style>
  <w:style w:type="paragraph" w:styleId="Aufzhlung1CDB" w:customStyle="1">
    <w:name w:val="Aufzählung 1_CDB"/>
    <w:basedOn w:val="Normal"/>
    <w:link w:val="Aufzhlung1CDBCar"/>
    <w:qFormat/>
    <w:rsid w:val="003b0963"/>
    <w:pPr>
      <w:spacing w:before="0" w:after="120"/>
    </w:pPr>
    <w:rPr>
      <w:szCs w:val="22"/>
      <w:lang w:eastAsia="de-DE"/>
    </w:rPr>
  </w:style>
  <w:style w:type="paragraph" w:styleId="Aufzhlung2CDB" w:customStyle="1">
    <w:name w:val="Aufzählung 2_CDB"/>
    <w:basedOn w:val="Normal"/>
    <w:qFormat/>
    <w:rsid w:val="003b0963"/>
    <w:pPr>
      <w:spacing w:before="0" w:after="120"/>
    </w:pPr>
    <w:rPr>
      <w:szCs w:val="22"/>
      <w:lang w:eastAsia="de-DE"/>
    </w:rPr>
  </w:style>
  <w:style w:type="paragraph" w:styleId="Aufzhlung3CDB" w:customStyle="1">
    <w:name w:val="Aufzählung 3_CDB"/>
    <w:basedOn w:val="Normal"/>
    <w:qFormat/>
    <w:rsid w:val="003b0963"/>
    <w:pPr>
      <w:spacing w:before="0" w:after="120"/>
    </w:pPr>
    <w:rPr>
      <w:szCs w:val="22"/>
      <w:lang w:eastAsia="de-DE"/>
    </w:rPr>
  </w:style>
  <w:style w:type="paragraph" w:styleId="Aufzhlunga1CDB" w:customStyle="1">
    <w:name w:val="Aufzählung a1_CDB"/>
    <w:basedOn w:val="Normal"/>
    <w:qFormat/>
    <w:rsid w:val="003b0963"/>
    <w:pPr>
      <w:spacing w:before="0" w:after="120"/>
    </w:pPr>
    <w:rPr>
      <w:szCs w:val="22"/>
      <w:lang w:eastAsia="de-DE"/>
    </w:rPr>
  </w:style>
  <w:style w:type="paragraph" w:styleId="Aufzhlunga2CDB" w:customStyle="1">
    <w:name w:val="Aufzählung a2_CDB"/>
    <w:basedOn w:val="Normal"/>
    <w:qFormat/>
    <w:rsid w:val="003b0963"/>
    <w:pPr>
      <w:spacing w:before="0" w:after="120"/>
    </w:pPr>
    <w:rPr>
      <w:szCs w:val="22"/>
      <w:lang w:eastAsia="de-DE"/>
    </w:rPr>
  </w:style>
  <w:style w:type="paragraph" w:styleId="Aufzhlunga3CDB" w:customStyle="1">
    <w:name w:val="Aufzählung a3_CDB"/>
    <w:basedOn w:val="Normal"/>
    <w:qFormat/>
    <w:rsid w:val="003b0963"/>
    <w:pPr>
      <w:spacing w:before="0" w:after="120"/>
    </w:pPr>
    <w:rPr>
      <w:szCs w:val="22"/>
      <w:lang w:eastAsia="de-DE"/>
    </w:rPr>
  </w:style>
  <w:style w:type="paragraph" w:styleId="AufzhlungNumm1CDB" w:customStyle="1">
    <w:name w:val="Aufzählung Numm 1_CDB"/>
    <w:basedOn w:val="Normal"/>
    <w:link w:val="AufzhlungNumm1CDBCar"/>
    <w:qFormat/>
    <w:rsid w:val="000f6299"/>
    <w:pPr>
      <w:spacing w:before="0" w:after="120"/>
    </w:pPr>
    <w:rPr>
      <w:szCs w:val="22"/>
      <w:lang w:eastAsia="de-DE"/>
    </w:rPr>
  </w:style>
  <w:style w:type="paragraph" w:styleId="AufzhlungNumm2CDB" w:customStyle="1">
    <w:name w:val="Aufzählung Numm 2_CDB"/>
    <w:basedOn w:val="Normal"/>
    <w:qFormat/>
    <w:rsid w:val="003b0963"/>
    <w:pPr>
      <w:spacing w:before="0" w:after="120"/>
    </w:pPr>
    <w:rPr>
      <w:szCs w:val="22"/>
      <w:lang w:eastAsia="de-DE"/>
    </w:rPr>
  </w:style>
  <w:style w:type="paragraph" w:styleId="AufzhlungNumm3CDB" w:customStyle="1">
    <w:name w:val="Aufzählung Numm 3_CDB"/>
    <w:basedOn w:val="Normal"/>
    <w:qFormat/>
    <w:rsid w:val="003b0963"/>
    <w:pPr>
      <w:spacing w:before="0" w:after="120"/>
    </w:pPr>
    <w:rPr>
      <w:szCs w:val="22"/>
      <w:lang w:eastAsia="de-DE"/>
    </w:rPr>
  </w:style>
  <w:style w:type="paragraph" w:styleId="CDBHierarchie" w:customStyle="1">
    <w:name w:val="CDB_Hierarchie"/>
    <w:basedOn w:val="Header"/>
    <w:semiHidden/>
    <w:qFormat/>
    <w:rsid w:val="00701177"/>
    <w:pPr/>
    <w:rPr/>
  </w:style>
  <w:style w:type="paragraph" w:styleId="Zweittrakt" w:customStyle="1">
    <w:name w:val="Zweittrakt"/>
    <w:basedOn w:val="Normal"/>
    <w:next w:val="TextBody"/>
    <w:qFormat/>
    <w:rsid w:val="00d622d0"/>
    <w:pPr/>
    <w:rPr/>
  </w:style>
  <w:style w:type="paragraph" w:styleId="Abstand12ptCDB" w:customStyle="1">
    <w:name w:val="Abstand 12 pt_CDB"/>
    <w:qFormat/>
    <w:rsid w:val="003b0963"/>
    <w:pPr>
      <w:widowControl/>
      <w:suppressAutoHyphens w:val="true"/>
      <w:bidi w:val="0"/>
      <w:spacing w:lineRule="exact" w:line="20" w:before="240" w:after="0"/>
      <w:jc w:val="left"/>
    </w:pPr>
    <w:rPr>
      <w:rFonts w:ascii="Arial" w:hAnsi="Arial" w:eastAsia="Times New Roman" w:cs="Times New Roman"/>
      <w:b/>
      <w:color w:val="0033CC"/>
      <w:kern w:val="0"/>
      <w:sz w:val="24"/>
      <w:szCs w:val="22"/>
      <w:lang w:val="de-CH" w:eastAsia="de-DE" w:bidi="ar-SA"/>
    </w:rPr>
  </w:style>
  <w:style w:type="paragraph" w:styleId="Abstand18ptCDB" w:customStyle="1">
    <w:name w:val="Abstand 18 pt_CDB"/>
    <w:qFormat/>
    <w:rsid w:val="003b0963"/>
    <w:pPr>
      <w:widowControl/>
      <w:suppressAutoHyphens w:val="true"/>
      <w:overflowPunct w:val="true"/>
      <w:bidi w:val="0"/>
      <w:spacing w:lineRule="exact" w:line="20" w:before="360" w:after="0"/>
      <w:jc w:val="left"/>
      <w:textAlignment w:val="baseline"/>
    </w:pPr>
    <w:rPr>
      <w:rFonts w:ascii="Arial" w:hAnsi="Arial" w:eastAsia="Times New Roman" w:cs="Times New Roman"/>
      <w:b/>
      <w:color w:val="000099"/>
      <w:kern w:val="0"/>
      <w:sz w:val="36"/>
      <w:szCs w:val="20"/>
      <w:lang w:val="de-CH" w:eastAsia="de-DE" w:bidi="ar-SA"/>
    </w:rPr>
  </w:style>
  <w:style w:type="paragraph" w:styleId="Abstand6ptCDB" w:customStyle="1">
    <w:name w:val="Abstand 6 pt_CDB"/>
    <w:qFormat/>
    <w:rsid w:val="003b0963"/>
    <w:pPr>
      <w:widowControl/>
      <w:suppressAutoHyphens w:val="true"/>
      <w:bidi w:val="0"/>
      <w:spacing w:lineRule="exact" w:line="20" w:before="120" w:after="0"/>
      <w:jc w:val="left"/>
    </w:pPr>
    <w:rPr>
      <w:rFonts w:ascii="Arial" w:hAnsi="Arial" w:eastAsia="Times New Roman" w:cs="Times New Roman"/>
      <w:b/>
      <w:color w:val="0066FF"/>
      <w:kern w:val="0"/>
      <w:sz w:val="16"/>
      <w:szCs w:val="20"/>
      <w:lang w:val="de-CH" w:eastAsia="de-DE" w:bidi="ar-SA"/>
    </w:rPr>
  </w:style>
  <w:style w:type="paragraph" w:styleId="InhaltsverzeichnisCDB" w:customStyle="1">
    <w:name w:val="Inhaltsverzeichnis_CDB"/>
    <w:basedOn w:val="Normal"/>
    <w:next w:val="TextCDB"/>
    <w:qFormat/>
    <w:rsid w:val="003b0963"/>
    <w:pPr>
      <w:spacing w:before="720" w:after="240"/>
    </w:pPr>
    <w:rPr>
      <w:b/>
      <w:sz w:val="36"/>
      <w:szCs w:val="22"/>
      <w:lang w:eastAsia="de-DE"/>
    </w:rPr>
  </w:style>
  <w:style w:type="paragraph" w:styleId="TabellentitelCDB" w:customStyle="1">
    <w:name w:val="Tabellentitel_CDB"/>
    <w:basedOn w:val="Normal"/>
    <w:next w:val="TabellentextCDB"/>
    <w:qFormat/>
    <w:rsid w:val="003b0963"/>
    <w:pPr>
      <w:spacing w:before="40" w:after="40"/>
    </w:pPr>
    <w:rPr>
      <w:b/>
      <w:sz w:val="20"/>
      <w:lang w:eastAsia="de-DE"/>
    </w:rPr>
  </w:style>
  <w:style w:type="paragraph" w:styleId="TextZwischentitelCDB" w:customStyle="1">
    <w:name w:val="Text_Zwischentitel_CDB"/>
    <w:basedOn w:val="Normal"/>
    <w:next w:val="TextCDB"/>
    <w:qFormat/>
    <w:rsid w:val="003b0963"/>
    <w:pPr>
      <w:spacing w:before="360" w:after="80"/>
      <w:ind w:left="488" w:hanging="488"/>
    </w:pPr>
    <w:rPr>
      <w:b/>
      <w:szCs w:val="22"/>
      <w:lang w:eastAsia="de-DE"/>
    </w:rPr>
  </w:style>
  <w:style w:type="paragraph" w:styleId="BerschriftohneNrCDB" w:customStyle="1">
    <w:name w:val="Überschrift_ohne Nr_CDB"/>
    <w:basedOn w:val="Normal"/>
    <w:next w:val="TextCDB"/>
    <w:qFormat/>
    <w:rsid w:val="003b0963"/>
    <w:pPr>
      <w:spacing w:before="480" w:after="120"/>
      <w:outlineLvl w:val="0"/>
    </w:pPr>
    <w:rPr>
      <w:b/>
      <w:sz w:val="28"/>
      <w:szCs w:val="28"/>
      <w:lang w:eastAsia="de-DE"/>
    </w:rPr>
  </w:style>
  <w:style w:type="paragraph" w:styleId="Contents5">
    <w:name w:val="TOC 5"/>
    <w:basedOn w:val="Normal"/>
    <w:next w:val="Normal"/>
    <w:autoRedefine/>
    <w:uiPriority w:val="39"/>
    <w:rsid w:val="003b0963"/>
    <w:pPr>
      <w:tabs>
        <w:tab w:val="clear" w:pos="709"/>
        <w:tab w:val="right" w:pos="9072" w:leader="dot"/>
      </w:tabs>
      <w:spacing w:lineRule="auto" w:line="240"/>
      <w:ind w:left="1559" w:hanging="1134"/>
    </w:pPr>
    <w:rPr>
      <w:szCs w:val="22"/>
      <w:lang w:eastAsia="de-DE"/>
    </w:rPr>
  </w:style>
  <w:style w:type="paragraph" w:styleId="Contents6">
    <w:name w:val="TOC 6"/>
    <w:basedOn w:val="Normal"/>
    <w:next w:val="Normal"/>
    <w:autoRedefine/>
    <w:uiPriority w:val="39"/>
    <w:rsid w:val="003b0963"/>
    <w:pPr>
      <w:tabs>
        <w:tab w:val="clear" w:pos="709"/>
        <w:tab w:val="right" w:pos="9072" w:leader="dot"/>
      </w:tabs>
      <w:spacing w:lineRule="auto" w:line="240"/>
      <w:ind w:left="1559" w:hanging="1134"/>
    </w:pPr>
    <w:rPr>
      <w:szCs w:val="22"/>
      <w:lang w:eastAsia="de-DE"/>
    </w:rPr>
  </w:style>
  <w:style w:type="paragraph" w:styleId="Contents7">
    <w:name w:val="TOC 7"/>
    <w:basedOn w:val="Normal"/>
    <w:next w:val="Normal"/>
    <w:autoRedefine/>
    <w:uiPriority w:val="39"/>
    <w:rsid w:val="003b0963"/>
    <w:pPr>
      <w:tabs>
        <w:tab w:val="clear" w:pos="709"/>
        <w:tab w:val="left" w:pos="1868" w:leader="none"/>
        <w:tab w:val="right" w:pos="9072" w:leader="dot"/>
      </w:tabs>
      <w:spacing w:lineRule="auto" w:line="240"/>
      <w:ind w:left="1843" w:hanging="1418"/>
    </w:pPr>
    <w:rPr>
      <w:szCs w:val="22"/>
      <w:lang w:eastAsia="de-DE"/>
    </w:rPr>
  </w:style>
  <w:style w:type="paragraph" w:styleId="Contents8">
    <w:name w:val="TOC 8"/>
    <w:basedOn w:val="Normal"/>
    <w:next w:val="Normal"/>
    <w:autoRedefine/>
    <w:uiPriority w:val="39"/>
    <w:rsid w:val="003b0963"/>
    <w:pPr>
      <w:tabs>
        <w:tab w:val="clear" w:pos="709"/>
        <w:tab w:val="right" w:pos="9072" w:leader="dot"/>
      </w:tabs>
      <w:spacing w:lineRule="auto" w:line="240"/>
      <w:ind w:left="2126" w:hanging="1701"/>
    </w:pPr>
    <w:rPr>
      <w:szCs w:val="22"/>
      <w:lang w:eastAsia="de-DE"/>
    </w:rPr>
  </w:style>
  <w:style w:type="paragraph" w:styleId="Contents9">
    <w:name w:val="TOC 9"/>
    <w:basedOn w:val="Normal"/>
    <w:next w:val="Normal"/>
    <w:autoRedefine/>
    <w:uiPriority w:val="39"/>
    <w:rsid w:val="003b0963"/>
    <w:pPr>
      <w:tabs>
        <w:tab w:val="clear" w:pos="709"/>
        <w:tab w:val="right" w:pos="9072" w:leader="dot"/>
      </w:tabs>
      <w:spacing w:lineRule="auto" w:line="240"/>
      <w:ind w:left="2410" w:hanging="1985"/>
    </w:pPr>
    <w:rPr>
      <w:szCs w:val="22"/>
      <w:lang w:eastAsia="de-DE"/>
    </w:rPr>
  </w:style>
  <w:style w:type="paragraph" w:styleId="FormatvorlageTextCDBNach0Pt" w:customStyle="1">
    <w:name w:val="Formatvorlage Text_CDB + Nach:  0 Pt."/>
    <w:basedOn w:val="TextCDB"/>
    <w:qFormat/>
    <w:rsid w:val="004f2725"/>
    <w:pPr>
      <w:spacing w:before="0" w:after="0"/>
    </w:pPr>
    <w:rPr>
      <w:szCs w:val="20"/>
    </w:rPr>
  </w:style>
  <w:style w:type="paragraph" w:styleId="AufzhlungPunkt1" w:customStyle="1">
    <w:name w:val="Aufzählung Punkt 1"/>
    <w:basedOn w:val="Aufzhlung1CDB"/>
    <w:next w:val="TextCDB"/>
    <w:link w:val="AufzhlungPunkt1Car"/>
    <w:qFormat/>
    <w:rsid w:val="000f6299"/>
    <w:pPr/>
    <w:rPr>
      <w:szCs w:val="20"/>
    </w:rPr>
  </w:style>
  <w:style w:type="paragraph" w:styleId="AufzhlungPunkt2" w:customStyle="1">
    <w:name w:val="Aufzählung Punkt 2"/>
    <w:basedOn w:val="AufzhlungPunkt1"/>
    <w:qFormat/>
    <w:rsid w:val="005266ab"/>
    <w:pPr>
      <w:ind w:left="568" w:hanging="0"/>
    </w:pPr>
    <w:rPr/>
  </w:style>
  <w:style w:type="paragraph" w:styleId="AufzhlungPunkt3" w:customStyle="1">
    <w:name w:val="Aufzählung Punkt 3"/>
    <w:basedOn w:val="AufzhlungPunkt1"/>
    <w:qFormat/>
    <w:rsid w:val="00c63cfb"/>
    <w:pPr>
      <w:tabs>
        <w:tab w:val="clear" w:pos="709"/>
        <w:tab w:val="left" w:pos="851" w:leader="none"/>
      </w:tabs>
      <w:ind w:left="1134" w:hanging="567"/>
    </w:pPr>
    <w:rPr/>
  </w:style>
  <w:style w:type="paragraph" w:styleId="FormatvorlageTextCDBFettWei" w:customStyle="1">
    <w:name w:val="Formatvorlage Text_CDB + Fett Weiß"/>
    <w:basedOn w:val="TextCDB"/>
    <w:qFormat/>
    <w:rsid w:val="000860c3"/>
    <w:pPr/>
    <w:rPr>
      <w:b/>
      <w:bCs/>
      <w:color w:val="000000"/>
    </w:rPr>
  </w:style>
  <w:style w:type="paragraph" w:styleId="AufzhlungNumero" w:customStyle="1">
    <w:name w:val="Aufzählung Numero"/>
    <w:basedOn w:val="AufzhlungPunkt"/>
    <w:next w:val="AufzhlungPunkt"/>
    <w:link w:val="AufzhlungNumeroCar"/>
    <w:qFormat/>
    <w:rsid w:val="00030bb1"/>
    <w:pPr>
      <w:spacing w:lineRule="auto" w:line="360"/>
      <w:ind w:left="714" w:hanging="357"/>
    </w:pPr>
    <w:rPr/>
  </w:style>
  <w:style w:type="paragraph" w:styleId="AufzhlungPunkt" w:customStyle="1">
    <w:name w:val="Aufzählung Punkt"/>
    <w:basedOn w:val="AufzhlungPunkt1"/>
    <w:next w:val="AufzhlungNumero"/>
    <w:link w:val="AufzhlungPunktZchn"/>
    <w:qFormat/>
    <w:rsid w:val="00100639"/>
    <w:pPr>
      <w:spacing w:lineRule="auto" w:line="288" w:before="0" w:after="0"/>
    </w:pPr>
    <w:rPr/>
  </w:style>
  <w:style w:type="paragraph" w:styleId="Aufzhlung" w:customStyle="1">
    <w:name w:val="Aufzählung"/>
    <w:basedOn w:val="AufzhlungPunkt"/>
    <w:link w:val="AufzhlungZchn"/>
    <w:qFormat/>
    <w:rsid w:val="00100639"/>
    <w:pPr/>
    <w:rPr/>
  </w:style>
  <w:style w:type="paragraph" w:styleId="Kopfzeile2Departement" w:customStyle="1">
    <w:name w:val="Kopfzeile2Departement"/>
    <w:basedOn w:val="Normal"/>
    <w:next w:val="Normal"/>
    <w:qFormat/>
    <w:rsid w:val="00ad7be0"/>
    <w:pPr>
      <w:widowControl w:val="false"/>
      <w:suppressAutoHyphens w:val="true"/>
      <w:spacing w:lineRule="atLeast" w:line="200"/>
    </w:pPr>
    <w:rPr>
      <w:rFonts w:eastAsia="Calibri" w:cs="" w:cstheme="minorBidi" w:eastAsiaTheme="minorHAnsi"/>
      <w:sz w:val="15"/>
      <w:szCs w:val="22"/>
      <w:lang w:eastAsia="en-US"/>
    </w:rPr>
  </w:style>
  <w:style w:type="paragraph" w:styleId="BalloonText">
    <w:name w:val="Balloon Text"/>
    <w:basedOn w:val="Normal"/>
    <w:link w:val="SprechblasentextZchn"/>
    <w:uiPriority w:val="99"/>
    <w:semiHidden/>
    <w:unhideWhenUsed/>
    <w:qFormat/>
    <w:rsid w:val="00ad70f0"/>
    <w:pPr>
      <w:spacing w:lineRule="auto" w:line="240"/>
    </w:pPr>
    <w:rPr>
      <w:rFonts w:ascii="Tahoma" w:hAnsi="Tahoma" w:cs="Tahoma"/>
      <w:sz w:val="16"/>
      <w:szCs w:val="16"/>
    </w:rPr>
  </w:style>
  <w:style w:type="paragraph" w:styleId="ListBullet">
    <w:name w:val="List Bullet"/>
    <w:basedOn w:val="Normal"/>
    <w:qFormat/>
    <w:rsid w:val="00ad70f0"/>
    <w:pPr/>
    <w:rPr>
      <w:sz w:val="20"/>
    </w:rPr>
  </w:style>
  <w:style w:type="paragraph" w:styleId="KopfzeileDepartement" w:customStyle="1">
    <w:name w:val="KopfzeileDepartement"/>
    <w:basedOn w:val="Header"/>
    <w:next w:val="Header"/>
    <w:uiPriority w:val="99"/>
    <w:qFormat/>
    <w:rsid w:val="00ad70f0"/>
    <w:pPr>
      <w:spacing w:lineRule="atLeast" w:line="200" w:before="0" w:after="80"/>
    </w:pPr>
    <w:rPr/>
  </w:style>
  <w:style w:type="paragraph" w:styleId="KopfzeileFett" w:customStyle="1">
    <w:name w:val="KopfzeileFett"/>
    <w:basedOn w:val="Header"/>
    <w:next w:val="Header"/>
    <w:uiPriority w:val="99"/>
    <w:qFormat/>
    <w:rsid w:val="00ad70f0"/>
    <w:pPr>
      <w:spacing w:lineRule="atLeast" w:line="200"/>
    </w:pPr>
    <w:rPr>
      <w:b/>
    </w:rPr>
  </w:style>
  <w:style w:type="paragraph" w:styleId="Referenz" w:customStyle="1">
    <w:name w:val="Referenz"/>
    <w:basedOn w:val="Normal"/>
    <w:qFormat/>
    <w:rsid w:val="00ad70f0"/>
    <w:pPr>
      <w:spacing w:lineRule="atLeast" w:line="200"/>
    </w:pPr>
    <w:rPr>
      <w:sz w:val="15"/>
    </w:rPr>
  </w:style>
  <w:style w:type="paragraph" w:styleId="Standard85" w:customStyle="1">
    <w:name w:val="Standard 8.5"/>
    <w:basedOn w:val="Normal"/>
    <w:link w:val="Standard85Zchn"/>
    <w:qFormat/>
    <w:rsid w:val="00352d8e"/>
    <w:pPr>
      <w:spacing w:lineRule="auto" w:line="259" w:before="0" w:after="120"/>
    </w:pPr>
    <w:rPr>
      <w:rFonts w:eastAsia="Arial"/>
      <w:sz w:val="17"/>
      <w:szCs w:val="17"/>
      <w:lang w:eastAsia="en-US"/>
    </w:rPr>
  </w:style>
  <w:style w:type="paragraph" w:styleId="VersteckterText" w:customStyle="1">
    <w:name w:val="Versteckter Text"/>
    <w:basedOn w:val="Normal"/>
    <w:qFormat/>
    <w:rsid w:val="00352d8e"/>
    <w:pPr>
      <w:spacing w:lineRule="auto" w:line="240" w:before="120" w:after="0"/>
      <w:ind w:left="567" w:hanging="0"/>
    </w:pPr>
    <w:rPr>
      <w:vanish/>
      <w:color w:val="0000FF"/>
      <w:sz w:val="20"/>
      <w:lang w:eastAsia="de-DE"/>
    </w:rPr>
  </w:style>
  <w:style w:type="paragraph" w:styleId="Annotationtext">
    <w:name w:val="annotation text"/>
    <w:basedOn w:val="Normal"/>
    <w:link w:val="KommentartextZchn"/>
    <w:uiPriority w:val="99"/>
    <w:unhideWhenUsed/>
    <w:qFormat/>
    <w:rsid w:val="008f2b88"/>
    <w:pPr>
      <w:spacing w:lineRule="auto" w:line="240"/>
    </w:pPr>
    <w:rPr>
      <w:sz w:val="24"/>
      <w:szCs w:val="24"/>
    </w:rPr>
  </w:style>
  <w:style w:type="paragraph" w:styleId="Annotationsubject">
    <w:name w:val="annotation subject"/>
    <w:basedOn w:val="Annotationtext"/>
    <w:next w:val="Annotationtext"/>
    <w:link w:val="KommentarthemaZchn"/>
    <w:uiPriority w:val="99"/>
    <w:semiHidden/>
    <w:unhideWhenUsed/>
    <w:qFormat/>
    <w:rsid w:val="008f2b88"/>
    <w:pPr/>
    <w:rPr>
      <w:b/>
      <w:bCs/>
      <w:sz w:val="20"/>
      <w:szCs w:val="20"/>
    </w:rPr>
  </w:style>
  <w:style w:type="paragraph" w:styleId="NormalWeb">
    <w:name w:val="Normal (Web)"/>
    <w:basedOn w:val="Normal"/>
    <w:uiPriority w:val="99"/>
    <w:unhideWhenUsed/>
    <w:qFormat/>
    <w:rsid w:val="006c6214"/>
    <w:pPr>
      <w:spacing w:lineRule="auto" w:line="240" w:beforeAutospacing="1" w:afterAutospacing="1"/>
    </w:pPr>
    <w:rPr>
      <w:rFonts w:ascii="Times" w:hAnsi="Times" w:eastAsia="ＭＳ 明朝" w:eastAsiaTheme="minorEastAsia"/>
      <w:sz w:val="20"/>
      <w:lang w:val="de-DE" w:eastAsia="de-DE"/>
    </w:rPr>
  </w:style>
  <w:style w:type="paragraph" w:styleId="BARHeader" w:customStyle="1">
    <w:name w:val="BAR Header"/>
    <w:basedOn w:val="Normal"/>
    <w:link w:val="BARHeaderChar"/>
    <w:autoRedefine/>
    <w:qFormat/>
    <w:rsid w:val="00bc3829"/>
    <w:pPr>
      <w:suppressAutoHyphens w:val="true"/>
      <w:spacing w:lineRule="exact" w:line="540"/>
    </w:pPr>
    <w:rPr>
      <w:b/>
      <w:color w:val="000000"/>
      <w:sz w:val="36"/>
      <w:szCs w:val="36"/>
    </w:rPr>
  </w:style>
  <w:style w:type="paragraph" w:styleId="FormatvorlageFettNach10pt" w:customStyle="1">
    <w:name w:val="Formatvorlage Fett Nach:  10 pt"/>
    <w:basedOn w:val="Normal"/>
    <w:qFormat/>
    <w:rsid w:val="00780125"/>
    <w:pPr>
      <w:keepNext w:val="true"/>
      <w:widowControl w:val="false"/>
      <w:spacing w:before="0" w:after="180"/>
    </w:pPr>
    <w:rPr>
      <w:b/>
      <w:bCs/>
      <w:sz w:val="20"/>
      <w:lang w:eastAsia="en-US"/>
    </w:rPr>
  </w:style>
  <w:style w:type="paragraph" w:styleId="Revision">
    <w:name w:val="Revision"/>
    <w:uiPriority w:val="99"/>
    <w:semiHidden/>
    <w:qFormat/>
    <w:rsid w:val="0066224b"/>
    <w:pPr>
      <w:widowControl/>
      <w:suppressAutoHyphens w:val="true"/>
      <w:bidi w:val="0"/>
      <w:spacing w:before="0" w:after="0"/>
      <w:jc w:val="left"/>
    </w:pPr>
    <w:rPr>
      <w:rFonts w:ascii="Arial" w:hAnsi="Arial" w:eastAsia="Times New Roman" w:cs="Times New Roman"/>
      <w:color w:val="auto"/>
      <w:kern w:val="0"/>
      <w:sz w:val="22"/>
      <w:szCs w:val="20"/>
      <w:lang w:val="de-CH" w:eastAsia="de-CH" w:bidi="ar-SA"/>
    </w:rPr>
  </w:style>
  <w:style w:type="paragraph" w:styleId="ListBullet2">
    <w:name w:val="List Bullet 2"/>
    <w:basedOn w:val="Normal"/>
    <w:uiPriority w:val="99"/>
    <w:unhideWhenUsed/>
    <w:qFormat/>
    <w:rsid w:val="004d675b"/>
    <w:pPr>
      <w:spacing w:before="0" w:after="0"/>
      <w:contextualSpacing/>
    </w:pPr>
    <w:rPr/>
  </w:style>
  <w:style w:type="paragraph" w:styleId="ListParagraph">
    <w:name w:val="List Paragraph"/>
    <w:basedOn w:val="Normal"/>
    <w:uiPriority w:val="34"/>
    <w:qFormat/>
    <w:rsid w:val="004d675b"/>
    <w:pPr>
      <w:spacing w:before="0" w:after="0"/>
      <w:ind w:left="720" w:hanging="0"/>
      <w:contextualSpacing/>
    </w:pPr>
    <w:rPr/>
  </w:style>
  <w:style w:type="paragraph" w:styleId="Default" w:customStyle="1">
    <w:name w:val="Default"/>
    <w:qFormat/>
    <w:rsid w:val="009850b9"/>
    <w:pPr>
      <w:widowControl/>
      <w:suppressAutoHyphens w:val="true"/>
      <w:bidi w:val="0"/>
      <w:spacing w:before="0" w:after="0"/>
      <w:jc w:val="left"/>
    </w:pPr>
    <w:rPr>
      <w:rFonts w:ascii="Arial" w:hAnsi="Arial" w:eastAsia="Times New Roman" w:cs="Arial"/>
      <w:color w:val="000000"/>
      <w:kern w:val="0"/>
      <w:sz w:val="24"/>
      <w:szCs w:val="24"/>
      <w:lang w:val="fr-CH" w:eastAsia="de-CH" w:bidi="ar-SA"/>
    </w:rPr>
  </w:style>
  <w:style w:type="paragraph" w:styleId="NoSpacing">
    <w:name w:val="No Spacing"/>
    <w:uiPriority w:val="1"/>
    <w:qFormat/>
    <w:rsid w:val="00bc4dd4"/>
    <w:pPr>
      <w:widowControl/>
      <w:suppressAutoHyphens w:val="true"/>
      <w:bidi w:val="0"/>
      <w:spacing w:before="0" w:after="0"/>
      <w:jc w:val="left"/>
    </w:pPr>
    <w:rPr>
      <w:rFonts w:ascii="Arial" w:hAnsi="Arial" w:eastAsia="Calibri" w:cs="Arial" w:eastAsiaTheme="minorHAnsi"/>
      <w:color w:val="auto"/>
      <w:kern w:val="0"/>
      <w:sz w:val="16"/>
      <w:szCs w:val="22"/>
      <w:lang w:val="de-CH" w:eastAsia="en-US" w:bidi="ar-SA"/>
    </w:rPr>
  </w:style>
  <w:style w:type="paragraph" w:styleId="FormatvorlageErsteZeile125cm" w:customStyle="1">
    <w:name w:val="Formatvorlage Erste Zeile:  1.25 cm"/>
    <w:basedOn w:val="Normal"/>
    <w:qFormat/>
    <w:rsid w:val="00d31b8d"/>
    <w:pPr>
      <w:ind w:firstLine="709"/>
    </w:pPr>
    <w:rPr>
      <w:color w:val="8DB3E2" w:themeColor="text2" w:themeTint="66"/>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rsid w:val="00723223"/>
    <w:pPr>
      <w:spacing w:line="26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HelleListe-Akzent3">
    <w:name w:val="Light List Accent 3"/>
    <w:basedOn w:val="NormaleTabelle"/>
    <w:uiPriority w:val="61"/>
    <w:rsid w:val="00c94ab1"/>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customStyle="1" w:styleId="Hermes">
    <w:name w:val="Hermes"/>
    <w:basedOn w:val="NormaleTabelle"/>
    <w:uiPriority w:val="99"/>
    <w:qFormat/>
    <w:rsid w:val="00780125"/>
    <w:rPr>
      <w:rFonts w:eastAsiaTheme="minorHAnsi" w:cstheme="minorBidi"/>
      <w:lang w:eastAsia="en-US"/>
      <w:szCs w:val="22"/>
    </w:rPr>
    <w:tblPr>
      <w:tblInd w:w="108"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D9D9"/>
      <w:vAlign w:val="center"/>
    </w:tcPr>
    <w:tblStylePr w:type="firstCol">
      <w:pPr>
        <w:jc w:val="right"/>
      </w:pPr>
      <w:rPr>
        <w:b/>
        <w:color w:val="FFFFFF" w:themeColor="background1"/>
        <w:sz w:val="20"/>
      </w:rPr>
      <w:tblPr/>
      <w:tcPr>
        <w:shd w:val="clear" w:color="auto" w:fill="333399"/>
      </w:tcPr>
    </w:tblStylePr>
  </w:style>
  <w:style w:type="table" w:customStyle="1" w:styleId="Tabelle">
    <w:name w:val="Tabelle"/>
    <w:basedOn w:val="NormaleTabelle"/>
    <w:uiPriority w:val="99"/>
    <w:qFormat/>
    <w:rsid w:val="00780125"/>
    <w:rPr>
      <w:rFonts w:eastAsiaTheme="minorHAnsi" w:cstheme="minorBidi"/>
      <w:lang w:eastAsia="en-US"/>
      <w:szCs w:val="22"/>
    </w:rPr>
    <w:tblPr>
      <w:tblInd w:w="108"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D9D9"/>
      <w:vAlign w:val="center"/>
    </w:tcPr>
    <w:tblStylePr w:type="firstRow">
      <w:rPr>
        <w:color w:val="FFFFFF" w:themeColor="background1"/>
      </w:rPr>
      <w:tblPr/>
      <w:tcPr>
        <w:shd w:val="clear" w:color="auto" w:fill="333399"/>
      </w:tcPr>
    </w:tblStylePr>
  </w:style>
  <w:style w:type="table" w:styleId="Gitternetztabelle1hell">
    <w:name w:val="Grid Table 1 Light"/>
    <w:basedOn w:val="NormaleTabelle"/>
    <w:uiPriority w:val="46"/>
    <w:rsid w:val="004d675b"/>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oracle.com/technetwork/java/javase/downloads/" TargetMode="External"/><Relationship Id="rId4" Type="http://schemas.openxmlformats.org/officeDocument/2006/relationships/hyperlink" Target="http://www.oracle.com/technetwork/java/javase/terms/license/index.html" TargetMode="External"/><Relationship Id="rId5" Type="http://schemas.openxmlformats.org/officeDocument/2006/relationships/hyperlink" Target="http://www.oracle.com/technetwork/java/javase/downloads/" TargetMode="External"/><Relationship Id="rId6" Type="http://schemas.openxmlformats.org/officeDocument/2006/relationships/hyperlink" Target="http://www.oracle.com/technetwork/java/javase/terms/license/index.html" TargetMode="External"/><Relationship Id="rId7" Type="http://schemas.openxmlformats.org/officeDocument/2006/relationships/hyperlink" Target="http://ini4j.sourceforge.net/" TargetMode="External"/><Relationship Id="rId8" Type="http://schemas.openxmlformats.org/officeDocument/2006/relationships/hyperlink" Target="https://www.apache.org/licenses/LICENSE-2.0" TargetMode="External"/><Relationship Id="rId9" Type="http://schemas.openxmlformats.org/officeDocument/2006/relationships/hyperlink" Target="https://github.com/BlackOverlord666/mslinks" TargetMode="External"/><Relationship Id="rId10" Type="http://schemas.openxmlformats.org/officeDocument/2006/relationships/hyperlink" Target="http://www.wtfpl.net/" TargetMode="External"/><Relationship Id="rId11" Type="http://schemas.openxmlformats.org/officeDocument/2006/relationships/hyperlink" Target="http://opensource.org/licenses/CDDL-1.0" TargetMode="External"/><Relationship Id="rId12" Type="http://schemas.openxmlformats.org/officeDocument/2006/relationships/hyperlink" Target="http://www.java2s.com/Code/Jar/a/Downloadactivationjar.htm" TargetMode="External"/><Relationship Id="rId13" Type="http://schemas.openxmlformats.org/officeDocument/2006/relationships/hyperlink" Target="http://opensource.org/licenses/CDDL-1.0" TargetMode="External"/><Relationship Id="rId14" Type="http://schemas.openxmlformats.org/officeDocument/2006/relationships/hyperlink" Target="http://www.java2s.com/Code/Jar/j/Downloadjaxbapi22jar.htm" TargetMode="External"/><Relationship Id="rId15" Type="http://schemas.openxmlformats.org/officeDocument/2006/relationships/hyperlink" Target="https://glassfish.java.net/public/CDDL+GPL_1_1.html" TargetMode="External"/><Relationship Id="rId16" Type="http://schemas.openxmlformats.org/officeDocument/2006/relationships/hyperlink" Target="https://mvnrepository.com/artifact/org.codehaus.woodstox/" TargetMode="External"/><Relationship Id="rId17" Type="http://schemas.openxmlformats.org/officeDocument/2006/relationships/hyperlink" Target="https://www.gnu.org/licenses/old-licenses/lgpl-2.1.html" TargetMode="External"/><Relationship Id="rId18" Type="http://schemas.openxmlformats.org/officeDocument/2006/relationships/hyperlink" Target="https://github.com/kohsuke/msv/" TargetMode="External"/><Relationship Id="rId19" Type="http://schemas.openxmlformats.org/officeDocument/2006/relationships/hyperlink" Target="https://directory.fsf.org/wiki?title=License:FreeBSD" TargetMode="External"/><Relationship Id="rId20" Type="http://schemas.openxmlformats.org/officeDocument/2006/relationships/hyperlink" Target="http://opensource.org/licenses/CDDL-1.0" TargetMode="External"/><Relationship Id="rId21" Type="http://schemas.openxmlformats.org/officeDocument/2006/relationships/hyperlink" Target="http://opensource.org/licenses/CDDL-1.0" TargetMode="External"/><Relationship Id="rId22" Type="http://schemas.openxmlformats.org/officeDocument/2006/relationships/hyperlink" Target="http://www.antlr.org/download.html" TargetMode="External"/><Relationship Id="rId23" Type="http://schemas.openxmlformats.org/officeDocument/2006/relationships/hyperlink" Target="http://www.antlr.org/license.html" TargetMode="External"/><Relationship Id="rId24" Type="http://schemas.openxmlformats.org/officeDocument/2006/relationships/hyperlink" Target="http://opensource.org/licenses/CDDL-1.0" TargetMode="External"/><Relationship Id="rId25" Type="http://schemas.openxmlformats.org/officeDocument/2006/relationships/hyperlink" Target="http://tsusiatsoftware.net/" TargetMode="External"/><Relationship Id="rId26" Type="http://schemas.openxmlformats.org/officeDocument/2006/relationships/hyperlink" Target="http://www.gnu.org/licenses/old-licenses/lgpl-2.0.txt" TargetMode="External"/><Relationship Id="rId27" Type="http://schemas.openxmlformats.org/officeDocument/2006/relationships/hyperlink" Target="http://opensource.org/licenses/CDDL-1.0" TargetMode="External"/><Relationship Id="rId28" Type="http://schemas.openxmlformats.org/officeDocument/2006/relationships/hyperlink" Target="http://opensource.org/licenses/CDDL-1.0" TargetMode="External"/><Relationship Id="rId29" Type="http://schemas.openxmlformats.org/officeDocument/2006/relationships/hyperlink" Target="https://www.postgresql.org/about/licence/" TargetMode="External"/><Relationship Id="rId30" Type="http://schemas.openxmlformats.org/officeDocument/2006/relationships/hyperlink" Target="http://opensource.org/licenses/CDDL-1.0" TargetMode="External"/><Relationship Id="rId31" Type="http://schemas.openxmlformats.org/officeDocument/2006/relationships/hyperlink" Target="http://www.oracle.com/technetwork/licenses/distribution-license-152002.html" TargetMode="External"/><Relationship Id="rId32" Type="http://schemas.openxmlformats.org/officeDocument/2006/relationships/hyperlink" Target="http://opensource.org/licenses/CDDL-1.0" TargetMode="External"/><Relationship Id="rId33" Type="http://schemas.openxmlformats.org/officeDocument/2006/relationships/hyperlink" Target="https://dev.mysql.com/downloads/connector/j/" TargetMode="External"/><Relationship Id="rId34" Type="http://schemas.openxmlformats.org/officeDocument/2006/relationships/hyperlink" Target="http://www.gnu.org/licenses/old-licenses/gpl-2.0.html" TargetMode="External"/><Relationship Id="rId35" Type="http://schemas.openxmlformats.org/officeDocument/2006/relationships/hyperlink" Target="http://opensource.org/licenses/CDDL-1.0" TargetMode="External"/><Relationship Id="rId36" Type="http://schemas.openxmlformats.org/officeDocument/2006/relationships/hyperlink" Target="https://msdn.microsoft.com/library/mt484311.aspx" TargetMode="External"/><Relationship Id="rId37" Type="http://schemas.openxmlformats.org/officeDocument/2006/relationships/hyperlink" Target="https://www.microsoft.com/en-us/download/details.aspx?displaylang=en&amp;id=11774" TargetMode="External"/><Relationship Id="rId38" Type="http://schemas.openxmlformats.org/officeDocument/2006/relationships/hyperlink" Target="http://opensource.org/licenses/CDDL-1.0" TargetMode="External"/><Relationship Id="rId39" Type="http://schemas.openxmlformats.org/officeDocument/2006/relationships/hyperlink" Target="http://www.h2database.com/" TargetMode="External"/><Relationship Id="rId40" Type="http://schemas.openxmlformats.org/officeDocument/2006/relationships/hyperlink" Target="https://opensource.org/licenses/eclipse-1.0.txt" TargetMode="External"/><Relationship Id="rId41" Type="http://schemas.openxmlformats.org/officeDocument/2006/relationships/hyperlink" Target="https://www.mozilla.org/media/MPL/2.0/index.815ca599c9df.txt" TargetMode="External"/><Relationship Id="rId42" Type="http://schemas.openxmlformats.org/officeDocument/2006/relationships/hyperlink" Target="http://opensource.org/licenses/CDDL-1.0" TargetMode="External"/><Relationship Id="rId43" Type="http://schemas.openxmlformats.org/officeDocument/2006/relationships/hyperlink" Target="http://www-01.ibm.com/support/docview.wss?uid=swg21363866" TargetMode="External"/><Relationship Id="rId44" Type="http://schemas.openxmlformats.org/officeDocument/2006/relationships/hyperlink" Target="_blank" TargetMode="External"/><Relationship Id="rId45" Type="http://schemas.openxmlformats.org/officeDocument/2006/relationships/hyperlink" Target="http://opensource.org/licenses/CDDL-1.0" TargetMode="External"/><Relationship Id="rId46" Type="http://schemas.openxmlformats.org/officeDocument/2006/relationships/hyperlink" Target="http://jackcess.sourceforge.net/" TargetMode="External"/><Relationship Id="rId47" Type="http://schemas.openxmlformats.org/officeDocument/2006/relationships/hyperlink" Target="https://www.apache.org/licenses/LICENSE-2.0" TargetMode="External"/><Relationship Id="rId48" Type="http://schemas.openxmlformats.org/officeDocument/2006/relationships/hyperlink" Target="http://commons.apache.org/" TargetMode="External"/><Relationship Id="rId49" Type="http://schemas.openxmlformats.org/officeDocument/2006/relationships/hyperlink" Target="https://www.apache.org/licenses/LICENSE-2.0" TargetMode="External"/><Relationship Id="rId50" Type="http://schemas.openxmlformats.org/officeDocument/2006/relationships/hyperlink" Target="http://opensource.org/licenses/CDDL-1.0" TargetMode="External"/><Relationship Id="rId51" Type="http://schemas.openxmlformats.org/officeDocument/2006/relationships/hyperlink" Target="https://www.admin.ch/opc/en/classified-compilation/19994756/index.html" TargetMode="External"/><Relationship Id="rId52" Type="http://schemas.openxmlformats.org/officeDocument/2006/relationships/hyperlink" Target="https://www.iso.org/standard/38640.html" TargetMode="External"/><Relationship Id="rId53" Type="http://schemas.openxmlformats.org/officeDocument/2006/relationships/hyperlink" Target="http://www.enterag.ch/hartwig/SIARD_Criterion.pdf" TargetMode="External"/><Relationship Id="rId54" Type="http://schemas.openxmlformats.org/officeDocument/2006/relationships/hyperlink" Target="https://www.ech.ch/vechweb/page?p=categoryList&amp;site=/documents/Alle/No" TargetMode="External"/><Relationship Id="rId55" Type="http://schemas.openxmlformats.org/officeDocument/2006/relationships/hyperlink" Target="http://www.java.com/" TargetMode="External"/><Relationship Id="rId56" Type="http://schemas.openxmlformats.org/officeDocument/2006/relationships/hyperlink" Target="http://www.oracle.com/technetwork/java/javase/downloads/index.html" TargetMode="External"/><Relationship Id="rId57" Type="http://schemas.openxmlformats.org/officeDocument/2006/relationships/hyperlink" Target="http://openjdk.java.net/" TargetMode="External"/><Relationship Id="rId58" Type="http://schemas.openxmlformats.org/officeDocument/2006/relationships/hyperlink" Target="https://technet.microsoft.com/en-us/library/bb490982.aspx" TargetMode="External"/><Relationship Id="rId59" Type="http://schemas.openxmlformats.org/officeDocument/2006/relationships/hyperlink" Target="https://technet.microsoft.com/en-us/library/bb490982.aspx" TargetMode="External"/><Relationship Id="rId60" Type="http://schemas.openxmlformats.org/officeDocument/2006/relationships/image" Target="media/image2.png"/><Relationship Id="rId61" Type="http://schemas.openxmlformats.org/officeDocument/2006/relationships/image" Target="media/image3.png"/><Relationship Id="rId62" Type="http://schemas.openxmlformats.org/officeDocument/2006/relationships/image" Target="media/image4.png"/><Relationship Id="rId63" Type="http://schemas.openxmlformats.org/officeDocument/2006/relationships/image" Target="media/image5.png"/><Relationship Id="rId64" Type="http://schemas.openxmlformats.org/officeDocument/2006/relationships/image" Target="media/image6.png"/><Relationship Id="rId65" Type="http://schemas.openxmlformats.org/officeDocument/2006/relationships/image" Target="media/image7.png"/><Relationship Id="rId66" Type="http://schemas.openxmlformats.org/officeDocument/2006/relationships/image" Target="media/image8.png"/><Relationship Id="rId67" Type="http://schemas.openxmlformats.org/officeDocument/2006/relationships/image" Target="media/image9.png"/><Relationship Id="rId68" Type="http://schemas.openxmlformats.org/officeDocument/2006/relationships/image" Target="media/image10.png"/><Relationship Id="rId69" Type="http://schemas.openxmlformats.org/officeDocument/2006/relationships/image" Target="media/image11.png"/><Relationship Id="rId70" Type="http://schemas.openxmlformats.org/officeDocument/2006/relationships/image" Target="media/image12.png"/><Relationship Id="rId71" Type="http://schemas.openxmlformats.org/officeDocument/2006/relationships/image" Target="media/image13.png"/><Relationship Id="rId72" Type="http://schemas.openxmlformats.org/officeDocument/2006/relationships/image" Target="media/image14.png"/><Relationship Id="rId73" Type="http://schemas.openxmlformats.org/officeDocument/2006/relationships/hyperlink" Target="_blank" TargetMode="External"/><Relationship Id="rId74" Type="http://schemas.openxmlformats.org/officeDocument/2006/relationships/hyperlink" Target="_blank" TargetMode="External"/><Relationship Id="rId75" Type="http://schemas.openxmlformats.org/officeDocument/2006/relationships/image" Target="media/image15.png"/><Relationship Id="rId76" Type="http://schemas.openxmlformats.org/officeDocument/2006/relationships/image" Target="media/image16.png"/><Relationship Id="rId77" Type="http://schemas.openxmlformats.org/officeDocument/2006/relationships/image" Target="media/image17.png"/><Relationship Id="rId78" Type="http://schemas.openxmlformats.org/officeDocument/2006/relationships/hyperlink" Target="_blank" TargetMode="External"/><Relationship Id="rId79" Type="http://schemas.openxmlformats.org/officeDocument/2006/relationships/image" Target="media/image18.png"/><Relationship Id="rId80" Type="http://schemas.openxmlformats.org/officeDocument/2006/relationships/image" Target="media/image19.png"/><Relationship Id="rId81" Type="http://schemas.openxmlformats.org/officeDocument/2006/relationships/image" Target="media/image20.png"/><Relationship Id="rId82" Type="http://schemas.openxmlformats.org/officeDocument/2006/relationships/image" Target="media/image21.png"/><Relationship Id="rId83" Type="http://schemas.openxmlformats.org/officeDocument/2006/relationships/image" Target="media/image22.png"/><Relationship Id="rId84" Type="http://schemas.openxmlformats.org/officeDocument/2006/relationships/image" Target="media/image23.png"/><Relationship Id="rId85" Type="http://schemas.openxmlformats.org/officeDocument/2006/relationships/image" Target="media/image24.png"/><Relationship Id="rId86" Type="http://schemas.openxmlformats.org/officeDocument/2006/relationships/image" Target="media/image25.png"/><Relationship Id="rId87" Type="http://schemas.openxmlformats.org/officeDocument/2006/relationships/image" Target="media/image26.png"/><Relationship Id="rId88" Type="http://schemas.openxmlformats.org/officeDocument/2006/relationships/hyperlink" Target="about:blankinstallation.html" TargetMode="External"/><Relationship Id="rId89" Type="http://schemas.openxmlformats.org/officeDocument/2006/relationships/image" Target="media/image27.png"/><Relationship Id="rId90" Type="http://schemas.openxmlformats.org/officeDocument/2006/relationships/image" Target="media/image28.png"/><Relationship Id="rId91" Type="http://schemas.openxmlformats.org/officeDocument/2006/relationships/image" Target="media/image29.png"/><Relationship Id="rId92" Type="http://schemas.openxmlformats.org/officeDocument/2006/relationships/image" Target="media/image30.png"/><Relationship Id="rId93" Type="http://schemas.openxmlformats.org/officeDocument/2006/relationships/image" Target="media/image31.png"/><Relationship Id="rId94" Type="http://schemas.openxmlformats.org/officeDocument/2006/relationships/image" Target="media/image32.png"/><Relationship Id="rId95" Type="http://schemas.openxmlformats.org/officeDocument/2006/relationships/image" Target="media/image33.png"/><Relationship Id="rId96" Type="http://schemas.openxmlformats.org/officeDocument/2006/relationships/image" Target="media/image34.png"/><Relationship Id="rId97" Type="http://schemas.openxmlformats.org/officeDocument/2006/relationships/image" Target="media/image35.png"/><Relationship Id="rId98" Type="http://schemas.openxmlformats.org/officeDocument/2006/relationships/image" Target="media/image36.png"/><Relationship Id="rId99" Type="http://schemas.openxmlformats.org/officeDocument/2006/relationships/image" Target="media/image37.png"/><Relationship Id="rId100" Type="http://schemas.openxmlformats.org/officeDocument/2006/relationships/image" Target="media/image38.png"/><Relationship Id="rId101" Type="http://schemas.openxmlformats.org/officeDocument/2006/relationships/hyperlink" Target="https://www.ibm.com/support/knowledgecenter/en/SSEPGG_9.7.0/com.ibm.db2.luw.apdv.java.doc/src/tpc/imjcc_r0052342.html" TargetMode="External"/><Relationship Id="rId102" Type="http://schemas.openxmlformats.org/officeDocument/2006/relationships/hyperlink" Target="https://dev.mysql.com/doc/connector-j/8.0/en/connector-j-reference-jdbc-url-format.html" TargetMode="External"/><Relationship Id="rId103" Type="http://schemas.openxmlformats.org/officeDocument/2006/relationships/hyperlink" Target="http://docs.oracle.com/cd/B28359_01/java.111/b31224/jdbcthin.htm" TargetMode="External"/><Relationship Id="rId104" Type="http://schemas.openxmlformats.org/officeDocument/2006/relationships/hyperlink" Target="https://jdbc.postgresql.org/documentation/head/connect.html" TargetMode="External"/><Relationship Id="rId105" Type="http://schemas.openxmlformats.org/officeDocument/2006/relationships/hyperlink" Target="https://docs.microsoft.com/en-us/sql/connect/jdbc/building-the-connection-url" TargetMode="External"/><Relationship Id="rId106" Type="http://schemas.openxmlformats.org/officeDocument/2006/relationships/hyperlink" Target="http://squirrel-sql.sourceforge.net/" TargetMode="External"/><Relationship Id="rId107" Type="http://schemas.openxmlformats.org/officeDocument/2006/relationships/header" Target="header1.xml"/><Relationship Id="rId108" Type="http://schemas.openxmlformats.org/officeDocument/2006/relationships/footer" Target="footer1.xml"/><Relationship Id="rId109" Type="http://schemas.openxmlformats.org/officeDocument/2006/relationships/footer" Target="footer2.xml"/><Relationship Id="rId110" Type="http://schemas.openxmlformats.org/officeDocument/2006/relationships/comments" Target="comments.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Relationship Id="rId114" Type="http://schemas.openxmlformats.org/officeDocument/2006/relationships/theme" Target="theme/theme1.xml"/><Relationship Id="rId115" Type="http://schemas.openxmlformats.org/officeDocument/2006/relationships/customXml" Target="../customXml/item1.xml"/><Relationship Id="rId116" Type="http://schemas.openxmlformats.org/officeDocument/2006/relationships/customXml" Target="../customXml/item2.xml"/><Relationship Id="rId117" Type="http://schemas.openxmlformats.org/officeDocument/2006/relationships/customXml" Target="../customXml/item3.xml"/><Relationship Id="rId118" Type="http://schemas.openxmlformats.org/officeDocument/2006/relationships/customXml" Target="../customXml/item4.xml"/><Relationship Id="rId119"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39.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file>

<file path=customXml/item3.xml><?xml version="1.0" encoding="utf-8"?>
<ct:contentTypeSchema xmlns:ct="http://schemas.microsoft.com/office/2006/metadata/contentType" xmlns:ma="http://schemas.microsoft.com/office/2006/metadata/properties/metaAttributes" ct:_="" ma:_="" ma:contentTypeName="Dokument" ma:contentTypeID="0x01010067DA4013E004774895416CB0ED8C68D4" ma:contentTypeVersion="0" ma:contentTypeDescription="Ein neues Dokument erstellen." ma:contentTypeScope="" ma:versionID="c772a09af46b44b7273c6728c477d064">
  <xsd:schema xmlns:xsd="http://www.w3.org/2001/XMLSchema" xmlns:xs="http://www.w3.org/2001/XMLSchema" xmlns:p="http://schemas.microsoft.com/office/2006/metadata/properties" targetNamespace="http://schemas.microsoft.com/office/2006/metadata/properties" ma:root="true" ma:fieldsID="55c2b89ea36ec0a3d03e2a7adb8fde5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f:fields xmlns:f="http://schemas.fabasoft.com/folio/2007/fields">
  <f:record ref="">
    <f:field ref="objname" par="" edit="true" text="Systemanforderungen_AIS_Next_v08"/>
    <f:field ref="objsubject" par="" edit="true" text=""/>
    <f:field ref="objcreatedby" par="" text="Büchler, Marcel, büma, BAR"/>
    <f:field ref="objcreatedat" par="" text="27.10.2016 15:12:09"/>
    <f:field ref="objchangedby" par="" text="Büchler, Marcel, büma, BAR"/>
    <f:field ref="objmodifiedat" par="" text="13.03.2017 13:06:12"/>
    <f:field ref="doc_FSCFOLIO_1_1001_FieldDocumentNumber" par="" text=""/>
    <f:field ref="doc_FSCFOLIO_1_1001_FieldSubject" par="" edit="true" text=""/>
    <f:field ref="FSCFOLIO_1_1001_FieldCurrentUser" par="" text="Nadia Zürcher Leutenegger"/>
    <f:field ref="CCAPRECONFIG_15_1001_Objektname" par="" edit="true" text="Systemanforderungen_AIS_Next_v08"/>
    <f:field ref="CHPRECONFIG_1_1001_Objektname" par="" edit="true" text="Systemanforderungen_AIS_Next_v08"/>
  </f:record>
  <f:display par="" text="...">
    <f:field ref="FSCFOLIO_1_1001_FieldCurrentUser" text="Aktueller Benutzer"/>
    <f:field ref="objsubject" text="Betreff (einzeilig)"/>
    <f:field ref="objcreatedat" text="Erzeugt am/um"/>
    <f:field ref="objcreatedby" text="Erzeugt von"/>
    <f:field ref="objmodifiedat" text="Letzte Änderung am/um"/>
    <f:field ref="objchangedby" text="Letzte Änderung von"/>
    <f:field ref="objname" text="Name"/>
    <f:field ref="CCAPRECONFIG_15_1001_Objektname" text="Objektname"/>
    <f:field ref="CHPRECONFIG_1_1001_Objektname" text="Objektname"/>
  </f:display>
  <f:display par="" text="Serienbrief">
    <f:field ref="doc_FSCFOLIO_1_1001_FieldSubject" text="Betreff"/>
    <f:field ref="doc_FSCFOLIO_1_1001_FieldDocumentNumber" text="Dokument Nummer"/>
  </f:display>
</f:field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DE9E8D-E119-4AFA-B99D-E0B967B55761}">
  <ds:schemaRefs>
    <ds:schemaRef ds:uri="http://schemas.openxmlformats.org/officeDocument/2006/bibliography"/>
  </ds:schemaRefs>
</ds:datastoreItem>
</file>

<file path=customXml/itemProps2.xml><?xml version="1.0" encoding="utf-8"?>
<ds:datastoreItem xmlns:ds="http://schemas.openxmlformats.org/officeDocument/2006/customXml" ds:itemID="{B4A0E656-7824-402F-9EBD-A8032A077CFF}">
  <ds:schemaRefs>
    <ds:schemaRef ds:uri="http://schemas.microsoft.com/sharepoint/v3/contenttype/forms"/>
  </ds:schemaRefs>
</ds:datastoreItem>
</file>

<file path=customXml/itemProps3.xml><?xml version="1.0" encoding="utf-8"?>
<ds:datastoreItem xmlns:ds="http://schemas.openxmlformats.org/officeDocument/2006/customXml" ds:itemID="{5D26E344-AD1B-4B70-9B6B-CEBFA4A34B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E8A9591-F074-446B-902F-511FF79C122F}">
  <ds:schemaRefs>
    <ds:schemaRef ds:uri="http://schemas.fabasoft.com/folio/2007/fields"/>
  </ds:schemaRefs>
</ds:datastoreItem>
</file>

<file path=customXml/itemProps5.xml><?xml version="1.0" encoding="utf-8"?>
<ds:datastoreItem xmlns:ds="http://schemas.openxmlformats.org/officeDocument/2006/customXml" ds:itemID="{2340978F-58A1-4F43-84E9-4D53A0D4DF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Application>LibreOffice/6.4.7.2$Linux_X86_64 LibreOffice_project/40$Build-2</Application>
  <Pages>52</Pages>
  <Words>9013</Words>
  <Characters>47682</Characters>
  <CharactersWithSpaces>56049</CharactersWithSpaces>
  <Paragraphs>625</Paragraphs>
  <Company>EFD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2020-05-07T09:50:00Z</dcterms:created>
  <dc:creator>Benutzer</dc:creator>
  <dc:description/>
  <dc:language>en-US</dc:language>
  <cp:lastModifiedBy>Jan Walker</cp:lastModifiedBy>
  <cp:lastPrinted>2017-02-27T14:27:00Z</cp:lastPrinted>
  <dcterms:modified xsi:type="dcterms:W3CDTF">2022-08-16T18:03:24Z</dcterms:modified>
  <cp:revision>90</cp:revision>
  <dc:subject/>
  <dc:title>Protokoll HERMES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EFD</vt:lpwstr>
  </property>
  <property fmtid="{D5CDD505-2E9C-101B-9397-08002B2CF9AE}" pid="4" name="ContentTypeId">
    <vt:lpwstr>0x01010067DA4013E004774895416CB0ED8C68D4</vt:lpwstr>
  </property>
  <property fmtid="{D5CDD505-2E9C-101B-9397-08002B2CF9AE}" pid="5" name="DocSecurity">
    <vt:i4>0</vt:i4>
  </property>
  <property fmtid="{D5CDD505-2E9C-101B-9397-08002B2CF9AE}" pid="6" name="FSC#ATSTATECFG@1.1001:Agent">
    <vt:lpwstr/>
  </property>
  <property fmtid="{D5CDD505-2E9C-101B-9397-08002B2CF9AE}" pid="7" name="FSC#ATSTATECFG@1.1001:AgentPhone">
    <vt:lpwstr/>
  </property>
  <property fmtid="{D5CDD505-2E9C-101B-9397-08002B2CF9AE}" pid="8" name="FSC#ATSTATECFG@1.1001:ApprovedSignature">
    <vt:lpwstr/>
  </property>
  <property fmtid="{D5CDD505-2E9C-101B-9397-08002B2CF9AE}" pid="9" name="FSC#ATSTATECFG@1.1001:BankAccount">
    <vt:lpwstr/>
  </property>
  <property fmtid="{D5CDD505-2E9C-101B-9397-08002B2CF9AE}" pid="10" name="FSC#ATSTATECFG@1.1001:BankAccountBIC">
    <vt:lpwstr/>
  </property>
  <property fmtid="{D5CDD505-2E9C-101B-9397-08002B2CF9AE}" pid="11" name="FSC#ATSTATECFG@1.1001:BankAccountIBAN">
    <vt:lpwstr/>
  </property>
  <property fmtid="{D5CDD505-2E9C-101B-9397-08002B2CF9AE}" pid="12" name="FSC#ATSTATECFG@1.1001:BankAccountID">
    <vt:lpwstr/>
  </property>
  <property fmtid="{D5CDD505-2E9C-101B-9397-08002B2CF9AE}" pid="13" name="FSC#ATSTATECFG@1.1001:BankAccountOwner">
    <vt:lpwstr/>
  </property>
  <property fmtid="{D5CDD505-2E9C-101B-9397-08002B2CF9AE}" pid="14" name="FSC#ATSTATECFG@1.1001:BankInstitute">
    <vt:lpwstr/>
  </property>
  <property fmtid="{D5CDD505-2E9C-101B-9397-08002B2CF9AE}" pid="15" name="FSC#ATSTATECFG@1.1001:BankName">
    <vt:lpwstr/>
  </property>
  <property fmtid="{D5CDD505-2E9C-101B-9397-08002B2CF9AE}" pid="16" name="FSC#ATSTATECFG@1.1001:Clause">
    <vt:lpwstr/>
  </property>
  <property fmtid="{D5CDD505-2E9C-101B-9397-08002B2CF9AE}" pid="17" name="FSC#ATSTATECFG@1.1001:DepartmentCity">
    <vt:lpwstr>Bern</vt:lpwstr>
  </property>
  <property fmtid="{D5CDD505-2E9C-101B-9397-08002B2CF9AE}" pid="18" name="FSC#ATSTATECFG@1.1001:DepartmentCountry">
    <vt:lpwstr>Schweiz</vt:lpwstr>
  </property>
  <property fmtid="{D5CDD505-2E9C-101B-9397-08002B2CF9AE}" pid="19" name="FSC#ATSTATECFG@1.1001:DepartmentDVR">
    <vt:lpwstr/>
  </property>
  <property fmtid="{D5CDD505-2E9C-101B-9397-08002B2CF9AE}" pid="20" name="FSC#ATSTATECFG@1.1001:DepartmentEmail">
    <vt:lpwstr/>
  </property>
  <property fmtid="{D5CDD505-2E9C-101B-9397-08002B2CF9AE}" pid="21" name="FSC#ATSTATECFG@1.1001:DepartmentFax">
    <vt:lpwstr/>
  </property>
  <property fmtid="{D5CDD505-2E9C-101B-9397-08002B2CF9AE}" pid="22" name="FSC#ATSTATECFG@1.1001:DepartmentStreet">
    <vt:lpwstr>Archivstrasse 24</vt:lpwstr>
  </property>
  <property fmtid="{D5CDD505-2E9C-101B-9397-08002B2CF9AE}" pid="23" name="FSC#ATSTATECFG@1.1001:DepartmentUID">
    <vt:lpwstr/>
  </property>
  <property fmtid="{D5CDD505-2E9C-101B-9397-08002B2CF9AE}" pid="24" name="FSC#ATSTATECFG@1.1001:DepartmentZipCode">
    <vt:lpwstr>3003</vt:lpwstr>
  </property>
  <property fmtid="{D5CDD505-2E9C-101B-9397-08002B2CF9AE}" pid="25" name="FSC#ATSTATECFG@1.1001:Office">
    <vt:lpwstr/>
  </property>
  <property fmtid="{D5CDD505-2E9C-101B-9397-08002B2CF9AE}" pid="26" name="FSC#ATSTATECFG@1.1001:SubfileDate">
    <vt:lpwstr/>
  </property>
  <property fmtid="{D5CDD505-2E9C-101B-9397-08002B2CF9AE}" pid="27" name="FSC#ATSTATECFG@1.1001:SubfileReference">
    <vt:lpwstr>145.14-AISNEXT/00006/00023</vt:lpwstr>
  </property>
  <property fmtid="{D5CDD505-2E9C-101B-9397-08002B2CF9AE}" pid="28" name="FSC#ATSTATECFG@1.1001:SubfileSubject">
    <vt:lpwstr>Systemanforderungen_AIS_Next_v07</vt:lpwstr>
  </property>
  <property fmtid="{D5CDD505-2E9C-101B-9397-08002B2CF9AE}" pid="29" name="FSC#BSVTEMPL@102.1950:AssignmentName">
    <vt:lpwstr/>
  </property>
  <property fmtid="{D5CDD505-2E9C-101B-9397-08002B2CF9AE}" pid="30" name="FSC#BSVTEMPL@102.1950:BSVShortsign">
    <vt:lpwstr/>
  </property>
  <property fmtid="{D5CDD505-2E9C-101B-9397-08002B2CF9AE}" pid="31" name="FSC#BSVTEMPL@102.1950:DocumentID">
    <vt:lpwstr>92</vt:lpwstr>
  </property>
  <property fmtid="{D5CDD505-2E9C-101B-9397-08002B2CF9AE}" pid="32" name="FSC#BSVTEMPL@102.1950:DocumentIDEnhanced">
    <vt:lpwstr>145.14-AISNEXT 27.10.2016 Doknr: 92</vt:lpwstr>
  </property>
  <property fmtid="{D5CDD505-2E9C-101B-9397-08002B2CF9AE}" pid="33" name="FSC#BSVTEMPL@102.1950:Dossierref">
    <vt:lpwstr>145.14-AISNEXT</vt:lpwstr>
  </property>
  <property fmtid="{D5CDD505-2E9C-101B-9397-08002B2CF9AE}" pid="34" name="FSC#BSVTEMPL@102.1950:EmpfName">
    <vt:lpwstr/>
  </property>
  <property fmtid="{D5CDD505-2E9C-101B-9397-08002B2CF9AE}" pid="35" name="FSC#BSVTEMPL@102.1950:EmpfOrt">
    <vt:lpwstr/>
  </property>
  <property fmtid="{D5CDD505-2E9C-101B-9397-08002B2CF9AE}" pid="36" name="FSC#BSVTEMPL@102.1950:EmpfPLZ">
    <vt:lpwstr/>
  </property>
  <property fmtid="{D5CDD505-2E9C-101B-9397-08002B2CF9AE}" pid="37" name="FSC#BSVTEMPL@102.1950:EmpfStrasse">
    <vt:lpwstr/>
  </property>
  <property fmtid="{D5CDD505-2E9C-101B-9397-08002B2CF9AE}" pid="38" name="FSC#BSVTEMPL@102.1950:FileRespAmtstitel">
    <vt:lpwstr/>
  </property>
  <property fmtid="{D5CDD505-2E9C-101B-9397-08002B2CF9AE}" pid="39" name="FSC#BSVTEMPL@102.1950:FileRespAmtstitel_E">
    <vt:lpwstr/>
  </property>
  <property fmtid="{D5CDD505-2E9C-101B-9397-08002B2CF9AE}" pid="40" name="FSC#BSVTEMPL@102.1950:FileRespAmtstitel_F">
    <vt:lpwstr/>
  </property>
  <property fmtid="{D5CDD505-2E9C-101B-9397-08002B2CF9AE}" pid="41" name="FSC#BSVTEMPL@102.1950:FileRespAmtstitel_I">
    <vt:lpwstr/>
  </property>
  <property fmtid="{D5CDD505-2E9C-101B-9397-08002B2CF9AE}" pid="42" name="FSC#BSVTEMPL@102.1950:FileRespEmail">
    <vt:lpwstr/>
  </property>
  <property fmtid="{D5CDD505-2E9C-101B-9397-08002B2CF9AE}" pid="43" name="FSC#BSVTEMPL@102.1950:FileRespFax">
    <vt:lpwstr/>
  </property>
  <property fmtid="{D5CDD505-2E9C-101B-9397-08002B2CF9AE}" pid="44" name="FSC#BSVTEMPL@102.1950:FileRespHome">
    <vt:lpwstr/>
  </property>
  <property fmtid="{D5CDD505-2E9C-101B-9397-08002B2CF9AE}" pid="45" name="FSC#BSVTEMPL@102.1950:FileRespOU">
    <vt:lpwstr>Abteilung Informationsüberlieferung</vt:lpwstr>
  </property>
  <property fmtid="{D5CDD505-2E9C-101B-9397-08002B2CF9AE}" pid="46" name="FSC#BSVTEMPL@102.1950:FileRespOrg">
    <vt:lpwstr>Abteilung Informationsüberlieferung, BAR</vt:lpwstr>
  </property>
  <property fmtid="{D5CDD505-2E9C-101B-9397-08002B2CF9AE}" pid="47" name="FSC#BSVTEMPL@102.1950:FileRespOrgHome">
    <vt:lpwstr/>
  </property>
  <property fmtid="{D5CDD505-2E9C-101B-9397-08002B2CF9AE}" pid="48" name="FSC#BSVTEMPL@102.1950:FileRespOrgStreet">
    <vt:lpwstr/>
  </property>
  <property fmtid="{D5CDD505-2E9C-101B-9397-08002B2CF9AE}" pid="49" name="FSC#BSVTEMPL@102.1950:FileRespOrgZipCode">
    <vt:lpwstr/>
  </property>
  <property fmtid="{D5CDD505-2E9C-101B-9397-08002B2CF9AE}" pid="50" name="FSC#BSVTEMPL@102.1950:FileRespStreet">
    <vt:lpwstr/>
  </property>
  <property fmtid="{D5CDD505-2E9C-101B-9397-08002B2CF9AE}" pid="51" name="FSC#BSVTEMPL@102.1950:FileRespTel">
    <vt:lpwstr/>
  </property>
  <property fmtid="{D5CDD505-2E9C-101B-9397-08002B2CF9AE}" pid="52" name="FSC#BSVTEMPL@102.1950:FileRespZipCode">
    <vt:lpwstr/>
  </property>
  <property fmtid="{D5CDD505-2E9C-101B-9397-08002B2CF9AE}" pid="53" name="FSC#BSVTEMPL@102.1950:FileResponsible">
    <vt:lpwstr/>
  </property>
  <property fmtid="{D5CDD505-2E9C-101B-9397-08002B2CF9AE}" pid="54" name="FSC#BSVTEMPL@102.1950:NameFileResponsible">
    <vt:lpwstr/>
  </property>
  <property fmtid="{D5CDD505-2E9C-101B-9397-08002B2CF9AE}" pid="55" name="FSC#BSVTEMPL@102.1950:Oursign">
    <vt:lpwstr>145.14-AISNEXT 27.10.2016</vt:lpwstr>
  </property>
  <property fmtid="{D5CDD505-2E9C-101B-9397-08002B2CF9AE}" pid="56" name="FSC#BSVTEMPL@102.1950:RegPlanPos">
    <vt:lpwstr/>
  </property>
  <property fmtid="{D5CDD505-2E9C-101B-9397-08002B2CF9AE}" pid="57" name="FSC#BSVTEMPL@102.1950:Registrierdatum">
    <vt:lpwstr/>
  </property>
  <property fmtid="{D5CDD505-2E9C-101B-9397-08002B2CF9AE}" pid="58" name="FSC#BSVTEMPL@102.1950:Shortsign">
    <vt:lpwstr/>
  </property>
  <property fmtid="{D5CDD505-2E9C-101B-9397-08002B2CF9AE}" pid="59" name="FSC#BSVTEMPL@102.1950:ShortsignCreate">
    <vt:lpwstr/>
  </property>
  <property fmtid="{D5CDD505-2E9C-101B-9397-08002B2CF9AE}" pid="60" name="FSC#BSVTEMPL@102.1950:SubjectDocument">
    <vt:lpwstr/>
  </property>
  <property fmtid="{D5CDD505-2E9C-101B-9397-08002B2CF9AE}" pid="61" name="FSC#BSVTEMPL@102.1950:SubjectSubFile">
    <vt:lpwstr>Systemanforderungen_AIS_Next_v07</vt:lpwstr>
  </property>
  <property fmtid="{D5CDD505-2E9C-101B-9397-08002B2CF9AE}" pid="62" name="FSC#BSVTEMPL@102.1950:TitleDossier">
    <vt:lpwstr>PM AIS NEXT WTO</vt:lpwstr>
  </property>
  <property fmtid="{D5CDD505-2E9C-101B-9397-08002B2CF9AE}" pid="63" name="FSC#BSVTEMPL@102.1950:UserFunction">
    <vt:lpwstr/>
  </property>
  <property fmtid="{D5CDD505-2E9C-101B-9397-08002B2CF9AE}" pid="64" name="FSC#BSVTEMPL@102.1950:VornameNameFileResponsible">
    <vt:lpwstr/>
  </property>
  <property fmtid="{D5CDD505-2E9C-101B-9397-08002B2CF9AE}" pid="65" name="FSC#BSVTEMPL@102.1950:ZusendungAm">
    <vt:lpwstr/>
  </property>
  <property fmtid="{D5CDD505-2E9C-101B-9397-08002B2CF9AE}" pid="66" name="FSC#CCAPRECONFIG@15.1001:AddrAbschriftsbemerkung">
    <vt:lpwstr/>
  </property>
  <property fmtid="{D5CDD505-2E9C-101B-9397-08002B2CF9AE}" pid="67" name="FSC#CCAPRECONFIG@15.1001:AddrAdresse">
    <vt:lpwstr/>
  </property>
  <property fmtid="{D5CDD505-2E9C-101B-9397-08002B2CF9AE}" pid="68" name="FSC#CCAPRECONFIG@15.1001:AddrAnrede">
    <vt:lpwstr/>
  </property>
  <property fmtid="{D5CDD505-2E9C-101B-9397-08002B2CF9AE}" pid="69" name="FSC#CCAPRECONFIG@15.1001:AddrEmail">
    <vt:lpwstr/>
  </property>
  <property fmtid="{D5CDD505-2E9C-101B-9397-08002B2CF9AE}" pid="70" name="FSC#CCAPRECONFIG@15.1001:AddrFax">
    <vt:lpwstr/>
  </property>
  <property fmtid="{D5CDD505-2E9C-101B-9397-08002B2CF9AE}" pid="71" name="FSC#CCAPRECONFIG@15.1001:AddrGeschlecht">
    <vt:lpwstr/>
  </property>
  <property fmtid="{D5CDD505-2E9C-101B-9397-08002B2CF9AE}" pid="72" name="FSC#CCAPRECONFIG@15.1001:AddrHausnummer">
    <vt:lpwstr/>
  </property>
  <property fmtid="{D5CDD505-2E9C-101B-9397-08002B2CF9AE}" pid="73" name="FSC#CCAPRECONFIG@15.1001:AddrLand">
    <vt:lpwstr/>
  </property>
  <property fmtid="{D5CDD505-2E9C-101B-9397-08002B2CF9AE}" pid="74" name="FSC#CCAPRECONFIG@15.1001:AddrNachgestellter_Titel">
    <vt:lpwstr/>
  </property>
  <property fmtid="{D5CDD505-2E9C-101B-9397-08002B2CF9AE}" pid="75" name="FSC#CCAPRECONFIG@15.1001:AddrNachname">
    <vt:lpwstr/>
  </property>
  <property fmtid="{D5CDD505-2E9C-101B-9397-08002B2CF9AE}" pid="76" name="FSC#CCAPRECONFIG@15.1001:AddrName_Zeile_2">
    <vt:lpwstr/>
  </property>
  <property fmtid="{D5CDD505-2E9C-101B-9397-08002B2CF9AE}" pid="77" name="FSC#CCAPRECONFIG@15.1001:AddrName_Zeile_3">
    <vt:lpwstr/>
  </property>
  <property fmtid="{D5CDD505-2E9C-101B-9397-08002B2CF9AE}" pid="78" name="FSC#CCAPRECONFIG@15.1001:AddrOrganisationskurzname">
    <vt:lpwstr/>
  </property>
  <property fmtid="{D5CDD505-2E9C-101B-9397-08002B2CF9AE}" pid="79" name="FSC#CCAPRECONFIG@15.1001:AddrOrganisationsname">
    <vt:lpwstr/>
  </property>
  <property fmtid="{D5CDD505-2E9C-101B-9397-08002B2CF9AE}" pid="80" name="FSC#CCAPRECONFIG@15.1001:AddrOrt">
    <vt:lpwstr/>
  </property>
  <property fmtid="{D5CDD505-2E9C-101B-9397-08002B2CF9AE}" pid="81" name="FSC#CCAPRECONFIG@15.1001:AddrPostalischeAdresse">
    <vt:lpwstr/>
  </property>
  <property fmtid="{D5CDD505-2E9C-101B-9397-08002B2CF9AE}" pid="82" name="FSC#CCAPRECONFIG@15.1001:AddrPostfach">
    <vt:lpwstr/>
  </property>
  <property fmtid="{D5CDD505-2E9C-101B-9397-08002B2CF9AE}" pid="83" name="FSC#CCAPRECONFIG@15.1001:AddrPostleitzahl">
    <vt:lpwstr/>
  </property>
  <property fmtid="{D5CDD505-2E9C-101B-9397-08002B2CF9AE}" pid="84" name="FSC#CCAPRECONFIG@15.1001:AddrStiege">
    <vt:lpwstr/>
  </property>
  <property fmtid="{D5CDD505-2E9C-101B-9397-08002B2CF9AE}" pid="85" name="FSC#CCAPRECONFIG@15.1001:AddrStrasse">
    <vt:lpwstr/>
  </property>
  <property fmtid="{D5CDD505-2E9C-101B-9397-08002B2CF9AE}" pid="86" name="FSC#CCAPRECONFIG@15.1001:AddrTitel">
    <vt:lpwstr/>
  </property>
  <property fmtid="{D5CDD505-2E9C-101B-9397-08002B2CF9AE}" pid="87" name="FSC#CCAPRECONFIG@15.1001:AddrTuer">
    <vt:lpwstr/>
  </property>
  <property fmtid="{D5CDD505-2E9C-101B-9397-08002B2CF9AE}" pid="88" name="FSC#CCAPRECONFIG@15.1001:AddrVorname">
    <vt:lpwstr/>
  </property>
  <property fmtid="{D5CDD505-2E9C-101B-9397-08002B2CF9AE}" pid="89" name="FSC#CCAPRECONFIG@15.1001:AddrzH">
    <vt:lpwstr/>
  </property>
  <property fmtid="{D5CDD505-2E9C-101B-9397-08002B2CF9AE}" pid="90" name="FSC#COOELAK@1.1001:ApprovedAt">
    <vt:lpwstr/>
  </property>
  <property fmtid="{D5CDD505-2E9C-101B-9397-08002B2CF9AE}" pid="91" name="FSC#COOELAK@1.1001:ApprovedBy">
    <vt:lpwstr/>
  </property>
  <property fmtid="{D5CDD505-2E9C-101B-9397-08002B2CF9AE}" pid="92" name="FSC#COOELAK@1.1001:ApproverFirstName">
    <vt:lpwstr/>
  </property>
  <property fmtid="{D5CDD505-2E9C-101B-9397-08002B2CF9AE}" pid="93" name="FSC#COOELAK@1.1001:ApproverSurName">
    <vt:lpwstr/>
  </property>
  <property fmtid="{D5CDD505-2E9C-101B-9397-08002B2CF9AE}" pid="94" name="FSC#COOELAK@1.1001:ApproverTitle">
    <vt:lpwstr/>
  </property>
  <property fmtid="{D5CDD505-2E9C-101B-9397-08002B2CF9AE}" pid="95" name="FSC#COOELAK@1.1001:BaseNumber">
    <vt:lpwstr>145.14</vt:lpwstr>
  </property>
  <property fmtid="{D5CDD505-2E9C-101B-9397-08002B2CF9AE}" pid="96" name="FSC#COOELAK@1.1001:CreatedAt">
    <vt:lpwstr>27.10.2016</vt:lpwstr>
  </property>
  <property fmtid="{D5CDD505-2E9C-101B-9397-08002B2CF9AE}" pid="97" name="FSC#COOELAK@1.1001:CurrentUserEmail">
    <vt:lpwstr>nadia.zuercherleutenegger@bar.admin.ch</vt:lpwstr>
  </property>
  <property fmtid="{D5CDD505-2E9C-101B-9397-08002B2CF9AE}" pid="98" name="FSC#COOELAK@1.1001:CurrentUserRolePos">
    <vt:lpwstr>Sachbearbeiter/in</vt:lpwstr>
  </property>
  <property fmtid="{D5CDD505-2E9C-101B-9397-08002B2CF9AE}" pid="99" name="FSC#COOELAK@1.1001:Department">
    <vt:lpwstr>Dienst Sicherung und Archivierungslösungen, BAR</vt:lpwstr>
  </property>
  <property fmtid="{D5CDD505-2E9C-101B-9397-08002B2CF9AE}" pid="100" name="FSC#COOELAK@1.1001:DispatchedAt">
    <vt:lpwstr/>
  </property>
  <property fmtid="{D5CDD505-2E9C-101B-9397-08002B2CF9AE}" pid="101" name="FSC#COOELAK@1.1001:DispatchedBy">
    <vt:lpwstr/>
  </property>
  <property fmtid="{D5CDD505-2E9C-101B-9397-08002B2CF9AE}" pid="102" name="FSC#COOELAK@1.1001:ExternalDate">
    <vt:lpwstr/>
  </property>
  <property fmtid="{D5CDD505-2E9C-101B-9397-08002B2CF9AE}" pid="103" name="FSC#COOELAK@1.1001:ExternalRef">
    <vt:lpwstr/>
  </property>
  <property fmtid="{D5CDD505-2E9C-101B-9397-08002B2CF9AE}" pid="104" name="FSC#COOELAK@1.1001:FileRefBarCode">
    <vt:lpwstr>*145.14-AISNEXT*</vt:lpwstr>
  </property>
  <property fmtid="{D5CDD505-2E9C-101B-9397-08002B2CF9AE}" pid="105" name="FSC#COOELAK@1.1001:FileRefOU">
    <vt:lpwstr/>
  </property>
  <property fmtid="{D5CDD505-2E9C-101B-9397-08002B2CF9AE}" pid="106" name="FSC#COOELAK@1.1001:FileRefOrdinal">
    <vt:lpwstr>497</vt:lpwstr>
  </property>
  <property fmtid="{D5CDD505-2E9C-101B-9397-08002B2CF9AE}" pid="107" name="FSC#COOELAK@1.1001:FileRefYear">
    <vt:lpwstr>2016</vt:lpwstr>
  </property>
  <property fmtid="{D5CDD505-2E9C-101B-9397-08002B2CF9AE}" pid="108" name="FSC#COOELAK@1.1001:FileReference">
    <vt:lpwstr/>
  </property>
  <property fmtid="{D5CDD505-2E9C-101B-9397-08002B2CF9AE}" pid="109" name="FSC#COOELAK@1.1001:IncomingNumber">
    <vt:lpwstr/>
  </property>
  <property fmtid="{D5CDD505-2E9C-101B-9397-08002B2CF9AE}" pid="110" name="FSC#COOELAK@1.1001:IncomingSubject">
    <vt:lpwstr/>
  </property>
  <property fmtid="{D5CDD505-2E9C-101B-9397-08002B2CF9AE}" pid="111" name="FSC#COOELAK@1.1001:OU">
    <vt:lpwstr>Abteilung Informationsüberlieferung, BAR</vt:lpwstr>
  </property>
  <property fmtid="{D5CDD505-2E9C-101B-9397-08002B2CF9AE}" pid="112" name="FSC#COOELAK@1.1001:ObjBarCode">
    <vt:lpwstr>*COO.2080.100.1.286368*</vt:lpwstr>
  </property>
  <property fmtid="{D5CDD505-2E9C-101B-9397-08002B2CF9AE}" pid="113" name="FSC#COOELAK@1.1001:Organization">
    <vt:lpwstr/>
  </property>
  <property fmtid="{D5CDD505-2E9C-101B-9397-08002B2CF9AE}" pid="114" name="FSC#COOELAK@1.1001:Owner">
    <vt:lpwstr>Büchler Marcel</vt:lpwstr>
  </property>
  <property fmtid="{D5CDD505-2E9C-101B-9397-08002B2CF9AE}" pid="115" name="FSC#COOELAK@1.1001:OwnerExtension">
    <vt:lpwstr>+41 58 469 77 32</vt:lpwstr>
  </property>
  <property fmtid="{D5CDD505-2E9C-101B-9397-08002B2CF9AE}" pid="116" name="FSC#COOELAK@1.1001:OwnerFaxExtension">
    <vt:lpwstr>+41 58 462 78 23</vt:lpwstr>
  </property>
  <property fmtid="{D5CDD505-2E9C-101B-9397-08002B2CF9AE}" pid="117" name="FSC#COOELAK@1.1001:Priority">
    <vt:lpwstr> ()</vt:lpwstr>
  </property>
  <property fmtid="{D5CDD505-2E9C-101B-9397-08002B2CF9AE}" pid="118" name="FSC#COOELAK@1.1001:ProcessResponsible">
    <vt:lpwstr/>
  </property>
  <property fmtid="{D5CDD505-2E9C-101B-9397-08002B2CF9AE}" pid="119" name="FSC#COOELAK@1.1001:ProcessResponsibleFax">
    <vt:lpwstr/>
  </property>
  <property fmtid="{D5CDD505-2E9C-101B-9397-08002B2CF9AE}" pid="120" name="FSC#COOELAK@1.1001:ProcessResponsibleMail">
    <vt:lpwstr/>
  </property>
  <property fmtid="{D5CDD505-2E9C-101B-9397-08002B2CF9AE}" pid="121" name="FSC#COOELAK@1.1001:ProcessResponsiblePhone">
    <vt:lpwstr/>
  </property>
  <property fmtid="{D5CDD505-2E9C-101B-9397-08002B2CF9AE}" pid="122" name="FSC#COOELAK@1.1001:RefBarCode">
    <vt:lpwstr>*COO.2080.100.4.286369*</vt:lpwstr>
  </property>
  <property fmtid="{D5CDD505-2E9C-101B-9397-08002B2CF9AE}" pid="123" name="FSC#COOELAK@1.1001:SettlementApprovedAt">
    <vt:lpwstr/>
  </property>
  <property fmtid="{D5CDD505-2E9C-101B-9397-08002B2CF9AE}" pid="124" name="FSC#COOELAK@1.1001:Subject">
    <vt:lpwstr/>
  </property>
  <property fmtid="{D5CDD505-2E9C-101B-9397-08002B2CF9AE}" pid="125" name="FSC#COOSYSTEM@1.1:Container">
    <vt:lpwstr>COO.2080.100.1.286368</vt:lpwstr>
  </property>
  <property fmtid="{D5CDD505-2E9C-101B-9397-08002B2CF9AE}" pid="126" name="FSC#EDICFG@15.1700:DossierrefSubFile">
    <vt:lpwstr>145.14-AISNEXT/00006/00023</vt:lpwstr>
  </property>
  <property fmtid="{D5CDD505-2E9C-101B-9397-08002B2CF9AE}" pid="127" name="FSC#EDICFG@15.1700:FileRespInitials">
    <vt:lpwstr/>
  </property>
  <property fmtid="{D5CDD505-2E9C-101B-9397-08002B2CF9AE}" pid="128" name="FSC#EDICFG@15.1700:FileRespOrgD">
    <vt:lpwstr>Abteilung Informationsüberlieferung</vt:lpwstr>
  </property>
  <property fmtid="{D5CDD505-2E9C-101B-9397-08002B2CF9AE}" pid="129" name="FSC#EDICFG@15.1700:FileRespOrgE">
    <vt:lpwstr>Abteilung Informationsüberlieferung -E</vt:lpwstr>
  </property>
  <property fmtid="{D5CDD505-2E9C-101B-9397-08002B2CF9AE}" pid="130" name="FSC#EDICFG@15.1700:FileRespOrgF">
    <vt:lpwstr>Division de la pérennisation de l’information</vt:lpwstr>
  </property>
  <property fmtid="{D5CDD505-2E9C-101B-9397-08002B2CF9AE}" pid="131" name="FSC#EDICFG@15.1700:FileRespOrgI">
    <vt:lpwstr>Abteilung Informationsüberlieferung -I</vt:lpwstr>
  </property>
  <property fmtid="{D5CDD505-2E9C-101B-9397-08002B2CF9AE}" pid="132" name="FSC#EDICFG@15.1700:FileResponsibleSalutation">
    <vt:lpwstr/>
  </property>
  <property fmtid="{D5CDD505-2E9C-101B-9397-08002B2CF9AE}" pid="133" name="FSC#EDICFG@15.1700:SignerLeft">
    <vt:lpwstr/>
  </property>
  <property fmtid="{D5CDD505-2E9C-101B-9397-08002B2CF9AE}" pid="134" name="FSC#EDICFG@15.1700:SignerLeftFunction">
    <vt:lpwstr/>
  </property>
  <property fmtid="{D5CDD505-2E9C-101B-9397-08002B2CF9AE}" pid="135" name="FSC#EDICFG@15.1700:SignerRight">
    <vt:lpwstr/>
  </property>
  <property fmtid="{D5CDD505-2E9C-101B-9397-08002B2CF9AE}" pid="136" name="FSC#EDICFG@15.1700:SignerRightFunction">
    <vt:lpwstr/>
  </property>
  <property fmtid="{D5CDD505-2E9C-101B-9397-08002B2CF9AE}" pid="137" name="FSC#EDICFG@15.1700:UniqueSubFileNumber">
    <vt:lpwstr>20164327-0092</vt:lpwstr>
  </property>
  <property fmtid="{D5CDD505-2E9C-101B-9397-08002B2CF9AE}" pid="138" name="FSC#ELAKGOV@1.1001:PersonalSubjAddress">
    <vt:lpwstr/>
  </property>
  <property fmtid="{D5CDD505-2E9C-101B-9397-08002B2CF9AE}" pid="139" name="FSC#ELAKGOV@1.1001:PersonalSubjFirstName">
    <vt:lpwstr/>
  </property>
  <property fmtid="{D5CDD505-2E9C-101B-9397-08002B2CF9AE}" pid="140" name="FSC#ELAKGOV@1.1001:PersonalSubjGender">
    <vt:lpwstr/>
  </property>
  <property fmtid="{D5CDD505-2E9C-101B-9397-08002B2CF9AE}" pid="141" name="FSC#ELAKGOV@1.1001:PersonalSubjSalutation">
    <vt:lpwstr/>
  </property>
  <property fmtid="{D5CDD505-2E9C-101B-9397-08002B2CF9AE}" pid="142" name="FSC#ELAKGOV@1.1001:PersonalSubjSurName">
    <vt:lpwstr/>
  </property>
  <property fmtid="{D5CDD505-2E9C-101B-9397-08002B2CF9AE}" pid="143" name="FSC#FSCFOLIO@1.1001:docpropproject">
    <vt:lpwstr/>
  </property>
  <property fmtid="{D5CDD505-2E9C-101B-9397-08002B2CF9AE}" pid="144" name="HyperlinksChanged">
    <vt:bool>0</vt:bool>
  </property>
  <property fmtid="{D5CDD505-2E9C-101B-9397-08002B2CF9AE}" pid="145" name="LinksUpToDate">
    <vt:bool>0</vt:bool>
  </property>
  <property fmtid="{D5CDD505-2E9C-101B-9397-08002B2CF9AE}" pid="146" name="ScaleCrop">
    <vt:bool>0</vt:bool>
  </property>
  <property fmtid="{D5CDD505-2E9C-101B-9397-08002B2CF9AE}" pid="147" name="ShareDoc">
    <vt:bool>0</vt:bool>
  </property>
</Properties>
</file>